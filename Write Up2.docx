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DD551" w14:textId="77777777" w:rsidR="0094659E" w:rsidRPr="00932424" w:rsidRDefault="00210AE8" w:rsidP="00184312">
      <w:pPr>
        <w:spacing w:line="360" w:lineRule="auto"/>
        <w:jc w:val="center"/>
        <w:rPr>
          <w:rFonts w:cstheme="minorHAnsi"/>
          <w:b/>
          <w:sz w:val="20"/>
          <w:szCs w:val="20"/>
          <w:u w:val="single"/>
        </w:rPr>
      </w:pPr>
      <w:r w:rsidRPr="00932424">
        <w:rPr>
          <w:rFonts w:cstheme="minorHAnsi"/>
          <w:b/>
          <w:sz w:val="20"/>
          <w:szCs w:val="20"/>
          <w:u w:val="single"/>
        </w:rPr>
        <w:t>PREDICTING HIE: CONVENTIONAL RISK FACTORES COMPARED TO AGNOSTIC MACHINE LEARNING ALGORITHMS.</w:t>
      </w:r>
    </w:p>
    <w:p w14:paraId="3A0D7951" w14:textId="77777777" w:rsidR="00232899" w:rsidRPr="00932424" w:rsidRDefault="00232899" w:rsidP="00184312">
      <w:pPr>
        <w:spacing w:line="360" w:lineRule="auto"/>
        <w:rPr>
          <w:rFonts w:cstheme="minorHAnsi"/>
          <w:b/>
          <w:sz w:val="20"/>
          <w:szCs w:val="20"/>
        </w:rPr>
      </w:pPr>
    </w:p>
    <w:p w14:paraId="31F3D9B1" w14:textId="77777777" w:rsidR="00A072A3" w:rsidRPr="00932424" w:rsidRDefault="00210AE8" w:rsidP="00184312">
      <w:pPr>
        <w:spacing w:line="360" w:lineRule="auto"/>
        <w:rPr>
          <w:rFonts w:cstheme="minorHAnsi"/>
          <w:b/>
          <w:sz w:val="20"/>
          <w:szCs w:val="20"/>
        </w:rPr>
      </w:pPr>
      <w:r w:rsidRPr="00932424">
        <w:rPr>
          <w:rFonts w:cstheme="minorHAnsi"/>
          <w:b/>
          <w:sz w:val="20"/>
          <w:szCs w:val="20"/>
        </w:rPr>
        <w:t>INTRODUCTION</w:t>
      </w:r>
    </w:p>
    <w:p w14:paraId="72F316CB" w14:textId="77777777" w:rsidR="00932424" w:rsidRPr="00932424" w:rsidRDefault="00932424" w:rsidP="00184312">
      <w:pPr>
        <w:spacing w:line="360" w:lineRule="auto"/>
        <w:rPr>
          <w:rFonts w:cstheme="minorHAnsi"/>
          <w:b/>
          <w:sz w:val="20"/>
          <w:szCs w:val="20"/>
        </w:rPr>
      </w:pPr>
    </w:p>
    <w:p w14:paraId="72BE4C20" w14:textId="77777777" w:rsidR="00932424" w:rsidRPr="0061313F" w:rsidRDefault="00932424" w:rsidP="00184312">
      <w:pPr>
        <w:spacing w:line="360" w:lineRule="auto"/>
        <w:rPr>
          <w:rFonts w:cstheme="minorHAnsi"/>
          <w:sz w:val="20"/>
          <w:szCs w:val="20"/>
        </w:rPr>
      </w:pPr>
      <w:r w:rsidRPr="00932424">
        <w:rPr>
          <w:rFonts w:cstheme="minorHAnsi"/>
          <w:sz w:val="20"/>
          <w:szCs w:val="20"/>
        </w:rPr>
        <w:t>While m</w:t>
      </w:r>
      <w:r w:rsidRPr="00932424">
        <w:rPr>
          <w:rFonts w:cstheme="minorHAnsi"/>
          <w:bCs/>
          <w:sz w:val="20"/>
          <w:szCs w:val="20"/>
        </w:rPr>
        <w:t>others report that the well-being of their unborn infant is the single biggest priority for them</w:t>
      </w:r>
      <w:r w:rsidRPr="00932424">
        <w:rPr>
          <w:rFonts w:cstheme="minorHAnsi"/>
          <w:bCs/>
          <w:sz w:val="20"/>
          <w:szCs w:val="20"/>
        </w:rPr>
        <w:fldChar w:fldCharType="begin" w:fldLock="1"/>
      </w:r>
      <w:r>
        <w:rPr>
          <w:rFonts w:cstheme="minorHAnsi"/>
          <w:bCs/>
          <w:sz w:val="20"/>
          <w:szCs w:val="20"/>
        </w:rPr>
        <w:instrText>ADDIN CSL_CITATION {"citationItems":[{"id":"ITEM-1","itemData":{"DOI":"10.1111/j.1471-0528.2009.02119.x","ISSN":"1471-0528 (Electronic)","PMID":"19385961","abstract":"OBJECTIVE: To explore whether women view decision-making surrounding vaginal or caesarean birth as their choice. DESIGN: Longitudinal cohort study utilising quantitative (questionnaire, routinely collected data) and qualitative (in-depth interviews) methods simultaneously. SETTING: A large hospital providing National Health Service maternity care in the UK. SAMPLE: Four-hundred and fifty-four primigravid women. METHODS: Women completed up to three questionnaires between their antenatal booking appointment and delivery. Amongst these women, 153 were interviewed at least once during pregnancy (between 24 and 36 weeks) and/or after 12 moths after birth. Data were also obtained from women's hospital delivery records. Descriptive statistical analysis was performed (survey and delivery data). Interview data were analysed using a seven-stage sequential form of qualitative analysis. RESULTS: Whilst many women supported the principle of choice, they identified how, in practice their autonomy was limited by individual circumstance and available care provision. All women felt that concerns about their baby's or their own health should take precedence over personal preference. Moreover, expressing a preference for either vaginal or caesarean birth was inherently problematic as choice until the time of delivery was neither static nor final. Women did not have autonomous choice over their actual birth method, but neither did they necessarily want it. CONCLUSIONS: The results of this large exploratory study suggest that choice may not be the best concept through which to approach the current arrangements for birth in the UK. Moreover, they challenge the notion of choice that currently prevails in international debates about caesarean delivery for maternal request.","author":[{"dropping-particle":"","family":"Kingdon","given":"C","non-dropping-particle":"","parse-names":false,"suffix":""},{"dropping-particle":"","family":"Neilson","given":"J","non-dropping-particle":"","parse-names":false,"suffix":""},{"dropping-particle":"","family":"Singleton","given":"V","non-dropping-particle":"","parse-names":false,"suffix":""},{"dropping-particle":"","family":"Gyte","given":"G","non-dropping-particle":"","parse-names":false,"suffix":""},{"dropping-particle":"","family":"Hart","given":"A","non-dropping-particle":"","parse-names":false,"suffix":""},{"dropping-particle":"","family":"Gabbay","given":"M","non-dropping-particle":"","parse-names":false,"suffix":""},{"dropping-particle":"","family":"Lavender","given":"T","non-dropping-particle":"","parse-names":false,"suffix":""}],"container-title":"BJOG : an international journal of obstetrics and gynaecology","id":"ITEM-1","issue":"7","issued":{"date-parts":[["2009","6"]]},"language":"eng","page":"886-895","publisher-place":"England","title":"Choice and birth method: mixed-method study of caesarean delivery for maternal request.","type":"article-journal","volume":"116"},"uris":["http://www.mendeley.com/documents/?uuid=318943b5-d155-470f-909d-edd628a6dda2"]}],"mendeley":{"formattedCitation":"&lt;sup&gt;1&lt;/sup&gt;","plainTextFormattedCitation":"1","previouslyFormattedCitation":"&lt;sup&gt;1&lt;/sup&gt;"},"properties":{"noteIndex":0},"schema":"https://github.com/citation-style-language/schema/raw/master/csl-citation.json"}</w:instrText>
      </w:r>
      <w:r w:rsidRPr="00932424">
        <w:rPr>
          <w:rFonts w:cstheme="minorHAnsi"/>
          <w:bCs/>
          <w:sz w:val="20"/>
          <w:szCs w:val="20"/>
        </w:rPr>
        <w:fldChar w:fldCharType="separate"/>
      </w:r>
      <w:r w:rsidRPr="00932424">
        <w:rPr>
          <w:rFonts w:cstheme="minorHAnsi"/>
          <w:bCs/>
          <w:noProof/>
          <w:sz w:val="20"/>
          <w:szCs w:val="20"/>
          <w:vertAlign w:val="superscript"/>
        </w:rPr>
        <w:t>1</w:t>
      </w:r>
      <w:r w:rsidRPr="00932424">
        <w:rPr>
          <w:rFonts w:cstheme="minorHAnsi"/>
          <w:bCs/>
          <w:sz w:val="20"/>
          <w:szCs w:val="20"/>
        </w:rPr>
        <w:fldChar w:fldCharType="end"/>
      </w:r>
      <w:r w:rsidRPr="00932424">
        <w:rPr>
          <w:rFonts w:cstheme="minorHAnsi"/>
          <w:bCs/>
          <w:sz w:val="20"/>
          <w:szCs w:val="20"/>
        </w:rPr>
        <w:t xml:space="preserve"> </w:t>
      </w:r>
      <w:r w:rsidRPr="00932424">
        <w:rPr>
          <w:rFonts w:cstheme="minorHAnsi"/>
          <w:sz w:val="20"/>
          <w:szCs w:val="20"/>
        </w:rPr>
        <w:t xml:space="preserve">there is little evidence to guide them or the </w:t>
      </w:r>
      <w:r w:rsidRPr="0061313F">
        <w:rPr>
          <w:rFonts w:cstheme="minorHAnsi"/>
          <w:sz w:val="20"/>
          <w:szCs w:val="20"/>
        </w:rPr>
        <w:t>professionals looking after their baby</w:t>
      </w:r>
      <w:r w:rsidRPr="0061313F">
        <w:rPr>
          <w:rFonts w:cstheme="minorHAnsi"/>
          <w:sz w:val="20"/>
          <w:szCs w:val="20"/>
        </w:rPr>
        <w:fldChar w:fldCharType="begin" w:fldLock="1"/>
      </w:r>
      <w:r w:rsidRPr="0061313F">
        <w:rPr>
          <w:rFonts w:cstheme="minorHAnsi"/>
          <w:sz w:val="20"/>
          <w:szCs w:val="20"/>
        </w:rPr>
        <w:instrText>ADDIN CSL_CITATION {"citationItems":[{"id":"ITEM-1","itemData":{"DOI":"10.1186/s12906-015-0663-y","ISSN":"1472-6882 (Electronic)","PMID":"25947100","abstract":"BACKGROUND: Decision-making during pregnancy regarding different options of care  can be difficult, particularly when risks of intervention versus no intervention for mother and baby are unclear. Unbiased information and support for decision making may be beneficial in these situations. The management of normal pregnancies at and beyond term is an example of such a situation. In order to determine the need to develop an evidence-based decision aid this paper searches, analyses and appraises patient decision aids and patient information leaflets regarding care options in cases of late term and post-term pregnancies, including complementary and alternative medicine (CAM). METHODS: A literature search was carried out in a variety of lay and medical databases. INCLUSION CRITERIA: written information related to uncomplicated singleton pregnancies and targeted at lay people. Analysis and appraisal of included material by means of quality criteria was set up based on the International Patient Decision Aid Standards accounting for evidence-basing of CAM options. RESULTS: Inclusion of two decision aids and eleven leaflets from four decision aids and sixteen leaflets. One decision aid met the quality criteria almost completely, the other one only insufficiently despite providing some helpful information. Only one leaflet is of good quality, but cannot substitute a decision aid. CONCLUSIONS: There is an urgent need for the design of an evidence-based decision aid of good quality for late-term or post-term pregnancy, particularly in German language.","author":[{"dropping-particle":"","family":"Berger","given":"Bettina","non-dropping-particle":"","parse-names":false,"suffix":""},{"dropping-particle":"","family":"Schwarz","given":"Christiane","non-dropping-particle":"","parse-names":false,"suffix":""},{"dropping-particle":"","family":"Heusser","given":"Peter","non-dropping-particle":"","parse-names":false,"suffix":""}],"container-title":"BMC complementary and alternative medicine","id":"ITEM-1","issued":{"date-parts":[["2015"]]},"language":"eng","page":"143","publisher-place":"England","title":"Watchful waiting or induction of labour--a matter of informed choice: identification, analysis and critical appraisal of decision aids and patient information regarding care options for women with uncomplicated singleton late and post term pregnancies: a ","type":"article-journal","volume":"15"},"uris":["http://www.mendeley.com/documents/?uuid=8b912358-fc92-47d4-8fe2-7d6d75d29aa5"]}],"mendeley":{"formattedCitation":"&lt;sup&gt;2&lt;/sup&gt;","plainTextFormattedCitation":"2","previouslyFormattedCitation":"&lt;sup&gt;2&lt;/sup&gt;"},"properties":{"noteIndex":0},"schema":"https://github.com/citation-style-language/schema/raw/master/csl-citation.json"}</w:instrText>
      </w:r>
      <w:r w:rsidRPr="0061313F">
        <w:rPr>
          <w:rFonts w:cstheme="minorHAnsi"/>
          <w:sz w:val="20"/>
          <w:szCs w:val="20"/>
        </w:rPr>
        <w:fldChar w:fldCharType="separate"/>
      </w:r>
      <w:r w:rsidRPr="0061313F">
        <w:rPr>
          <w:rFonts w:cstheme="minorHAnsi"/>
          <w:noProof/>
          <w:sz w:val="20"/>
          <w:szCs w:val="20"/>
          <w:vertAlign w:val="superscript"/>
        </w:rPr>
        <w:t>2</w:t>
      </w:r>
      <w:r w:rsidRPr="0061313F">
        <w:rPr>
          <w:rFonts w:cstheme="minorHAnsi"/>
          <w:sz w:val="20"/>
          <w:szCs w:val="20"/>
        </w:rPr>
        <w:fldChar w:fldCharType="end"/>
      </w:r>
      <w:r w:rsidRPr="0061313F">
        <w:rPr>
          <w:rFonts w:cstheme="minorHAnsi"/>
          <w:sz w:val="20"/>
          <w:szCs w:val="20"/>
        </w:rPr>
        <w:t>. The prediction of which infants will become compromised around birth is poorly understood</w:t>
      </w:r>
      <w:r w:rsidRPr="0061313F">
        <w:rPr>
          <w:rFonts w:cstheme="minorHAnsi"/>
          <w:sz w:val="20"/>
          <w:szCs w:val="20"/>
        </w:rPr>
        <w:fldChar w:fldCharType="begin" w:fldLock="1"/>
      </w:r>
      <w:r w:rsidRPr="0061313F">
        <w:rPr>
          <w:rFonts w:cstheme="minorHAnsi"/>
          <w:sz w:val="20"/>
          <w:szCs w:val="20"/>
        </w:rPr>
        <w:instrText>ADDIN CSL_CITATION {"citationItems":[{"id":"ITEM-1","itemData":{"DOI":"10.1111/j.1651-2227.2008.00862.x","ISSN":"0803-5253","PMID":"18489620","abstract":"The aim of this study was to investigate the association between maternal socioeconomic position and a persistent low Apgar score (a score of &lt; 7 at 1 and 5 min following birth).","author":[{"dropping-particle":"","family":"Odd","given":"David E","non-dropping-particle":"","parse-names":false,"suffix":""},{"dropping-particle":"","family":"Doyle","given":"Pat","non-dropping-particle":"","parse-names":false,"suffix":""},{"dropping-particle":"","family":"Gunnell","given":"David","non-dropping-particle":"","parse-names":false,"suffix":""},{"dropping-particle":"","family":"Lewis","given":"Glyn","non-dropping-particle":"","parse-names":false,"suffix":""},{"dropping-particle":"","family":"Whitelaw","given":"Andrew","non-dropping-particle":"","parse-names":false,"suffix":""},{"dropping-particle":"","family":"Rasmussen","given":"Finn","non-dropping-particle":"","parse-names":false,"suffix":""}],"container-title":"Acta Paediatrica","id":"ITEM-1","issue":"9","issued":{"date-parts":[["2008","9"]]},"page":"1275-1280","title":"Risk of low Apgar score and socioeconomic position: a study of Swedish male births","type":"article-journal","volume":"97"},"uris":["http://www.mendeley.com/documents/?uuid=3c930cc8-9d65-404f-a278-059fe57bb449"]}],"mendeley":{"formattedCitation":"&lt;sup&gt;3&lt;/sup&gt;","plainTextFormattedCitation":"3","previouslyFormattedCitation":"&lt;sup&gt;3&lt;/sup&gt;"},"properties":{"noteIndex":0},"schema":"https://github.com/citation-style-language/schema/raw/master/csl-citation.json"}</w:instrText>
      </w:r>
      <w:r w:rsidRPr="0061313F">
        <w:rPr>
          <w:rFonts w:cstheme="minorHAnsi"/>
          <w:sz w:val="20"/>
          <w:szCs w:val="20"/>
        </w:rPr>
        <w:fldChar w:fldCharType="separate"/>
      </w:r>
      <w:r w:rsidRPr="0061313F">
        <w:rPr>
          <w:rFonts w:cstheme="minorHAnsi"/>
          <w:noProof/>
          <w:sz w:val="20"/>
          <w:szCs w:val="20"/>
          <w:vertAlign w:val="superscript"/>
        </w:rPr>
        <w:t>3</w:t>
      </w:r>
      <w:r w:rsidRPr="0061313F">
        <w:rPr>
          <w:rFonts w:cstheme="minorHAnsi"/>
          <w:sz w:val="20"/>
          <w:szCs w:val="20"/>
        </w:rPr>
        <w:fldChar w:fldCharType="end"/>
      </w:r>
      <w:r w:rsidRPr="0061313F">
        <w:rPr>
          <w:rFonts w:cstheme="minorHAnsi"/>
          <w:sz w:val="20"/>
          <w:szCs w:val="20"/>
        </w:rPr>
        <w:t>, and has been identified as a priority for the RCOG</w:t>
      </w:r>
      <w:r w:rsidRPr="0061313F">
        <w:rPr>
          <w:rFonts w:cstheme="minorHAnsi"/>
          <w:sz w:val="20"/>
          <w:szCs w:val="20"/>
        </w:rPr>
        <w:fldChar w:fldCharType="begin" w:fldLock="1"/>
      </w:r>
      <w:r w:rsidRPr="0061313F">
        <w:rPr>
          <w:rFonts w:cstheme="minorHAnsi"/>
          <w:sz w:val="20"/>
          <w:szCs w:val="20"/>
        </w:rPr>
        <w:instrText>ADDIN CSL_CITATION {"citationItems":[{"id":"ITEM-1","itemData":{"URL":"https://www.rcog.org.uk/eachbabycounts","accessed":{"date-parts":[["2017","1","14"]]},"author":[{"dropping-particle":"","family":"Gynaecologists","given":"Royal College of Obstetricians and","non-dropping-particle":"","parse-names":false,"suffix":""}],"id":"ITEM-1","issued":{"date-parts":[["0"]]},"title":"Easy Baby Counts","type":"webpage"},"uris":["http://www.mendeley.com/documents/?uuid=f686e35a-6cb3-43e2-bea1-85d90a9356aa"]}],"mendeley":{"formattedCitation":"&lt;sup&gt;4&lt;/sup&gt;","plainTextFormattedCitation":"4","previouslyFormattedCitation":"&lt;sup&gt;4&lt;/sup&gt;"},"properties":{"noteIndex":0},"schema":"https://github.com/citation-style-language/schema/raw/master/csl-citation.json"}</w:instrText>
      </w:r>
      <w:r w:rsidRPr="0061313F">
        <w:rPr>
          <w:rFonts w:cstheme="minorHAnsi"/>
          <w:sz w:val="20"/>
          <w:szCs w:val="20"/>
        </w:rPr>
        <w:fldChar w:fldCharType="separate"/>
      </w:r>
      <w:r w:rsidRPr="0061313F">
        <w:rPr>
          <w:rFonts w:cstheme="minorHAnsi"/>
          <w:noProof/>
          <w:sz w:val="20"/>
          <w:szCs w:val="20"/>
          <w:vertAlign w:val="superscript"/>
        </w:rPr>
        <w:t>4</w:t>
      </w:r>
      <w:r w:rsidRPr="0061313F">
        <w:rPr>
          <w:rFonts w:cstheme="minorHAnsi"/>
          <w:sz w:val="20"/>
          <w:szCs w:val="20"/>
        </w:rPr>
        <w:fldChar w:fldCharType="end"/>
      </w:r>
      <w:r w:rsidRPr="0061313F">
        <w:rPr>
          <w:rFonts w:cstheme="minorHAnsi"/>
          <w:sz w:val="20"/>
          <w:szCs w:val="20"/>
        </w:rPr>
        <w:t xml:space="preserve"> and the UK Department of Health</w:t>
      </w:r>
      <w:r w:rsidRPr="0061313F">
        <w:rPr>
          <w:rFonts w:cstheme="minorHAnsi"/>
          <w:sz w:val="20"/>
          <w:szCs w:val="20"/>
        </w:rPr>
        <w:fldChar w:fldCharType="begin" w:fldLock="1"/>
      </w:r>
      <w:r w:rsidRPr="0061313F">
        <w:rPr>
          <w:rFonts w:cstheme="minorHAnsi"/>
          <w:sz w:val="20"/>
          <w:szCs w:val="20"/>
        </w:rPr>
        <w:instrText>ADDIN CSL_CITATION {"citationItems":[{"id":"ITEM-1","itemData":{"URL":"https://www.gov.uk/government/news/new-ambition-to-halve-rate-of-stillbirths-and-infant-deaths","accessed":{"date-parts":[["2017","1","12"]]},"author":[{"dropping-particle":"","family":"Health","given":"Departent of","non-dropping-particle":"","parse-names":false,"suffix":""}],"id":"ITEM-1","issued":{"date-parts":[["0"]]},"title":"New ambition to halve rate of stillbirths and infant deaths","type":"webpage"},"uris":["http://www.mendeley.com/documents/?uuid=a88318b0-656e-4f5a-9e32-5cacadd87e3e"]}],"mendeley":{"formattedCitation":"&lt;sup&gt;5&lt;/sup&gt;","plainTextFormattedCitation":"5","previouslyFormattedCitation":"&lt;sup&gt;5&lt;/sup&gt;"},"properties":{"noteIndex":0},"schema":"https://github.com/citation-style-language/schema/raw/master/csl-citation.json"}</w:instrText>
      </w:r>
      <w:r w:rsidRPr="0061313F">
        <w:rPr>
          <w:rFonts w:cstheme="minorHAnsi"/>
          <w:sz w:val="20"/>
          <w:szCs w:val="20"/>
        </w:rPr>
        <w:fldChar w:fldCharType="separate"/>
      </w:r>
      <w:r w:rsidRPr="0061313F">
        <w:rPr>
          <w:rFonts w:cstheme="minorHAnsi"/>
          <w:noProof/>
          <w:sz w:val="20"/>
          <w:szCs w:val="20"/>
          <w:vertAlign w:val="superscript"/>
        </w:rPr>
        <w:t>5</w:t>
      </w:r>
      <w:r w:rsidRPr="0061313F">
        <w:rPr>
          <w:rFonts w:cstheme="minorHAnsi"/>
          <w:sz w:val="20"/>
          <w:szCs w:val="20"/>
        </w:rPr>
        <w:fldChar w:fldCharType="end"/>
      </w:r>
      <w:r w:rsidRPr="0061313F">
        <w:rPr>
          <w:rFonts w:cstheme="minorHAnsi"/>
          <w:sz w:val="20"/>
          <w:szCs w:val="20"/>
        </w:rPr>
        <w:t>. We have presented some work that shows that modelling of risk is feasible</w:t>
      </w:r>
      <w:r w:rsidRPr="0061313F">
        <w:rPr>
          <w:rFonts w:cstheme="minorHAnsi"/>
          <w:sz w:val="20"/>
          <w:szCs w:val="20"/>
        </w:rPr>
        <w:fldChar w:fldCharType="begin" w:fldLock="1"/>
      </w:r>
      <w:r w:rsidRPr="0061313F">
        <w:rPr>
          <w:rFonts w:cstheme="minorHAnsi"/>
          <w:sz w:val="20"/>
          <w:szCs w:val="20"/>
        </w:rPr>
        <w:instrText>ADDIN CSL_CITATION {"citationItems":[{"id":"ITEM-1","itemData":{"author":[{"dropping-particle":"","family":"Odd","given":"D","non-dropping-particle":"","parse-names":false,"suffix":""},{"dropping-particle":"","family":"Heep","given":"A","non-dropping-particle":"","parse-names":false,"suffix":""},{"dropping-particle":"","family":"Luyt","given":"K","non-dropping-particle":"","parse-names":false,"suffix":""},{"dropping-particle":"","family":"Draycott","given":"T","non-dropping-particle":"","parse-names":false,"suffix":""}],"container-title":"Joined European Neonatal Societies Congress","id":"ITEM-1","issued":{"date-parts":[["2015"]]},"publisher-place":"Budapest, Hungary","title":"Hypoxic-Ischaemic Brain Injury: Delivery Before Intrapartum Events","type":"paper-conference"},"uris":["http://www.mendeley.com/documents/?uuid=c289891d-b6c9-48fd-bcd7-50a74079fcb3"]}],"mendeley":{"formattedCitation":"&lt;sup&gt;6&lt;/sup&gt;","plainTextFormattedCitation":"6","previouslyFormattedCitation":"&lt;sup&gt;6&lt;/sup&gt;"},"properties":{"noteIndex":0},"schema":"https://github.com/citation-style-language/schema/raw/master/csl-citation.json"}</w:instrText>
      </w:r>
      <w:r w:rsidRPr="0061313F">
        <w:rPr>
          <w:rFonts w:cstheme="minorHAnsi"/>
          <w:sz w:val="20"/>
          <w:szCs w:val="20"/>
        </w:rPr>
        <w:fldChar w:fldCharType="separate"/>
      </w:r>
      <w:r w:rsidRPr="0061313F">
        <w:rPr>
          <w:rFonts w:cstheme="minorHAnsi"/>
          <w:noProof/>
          <w:sz w:val="20"/>
          <w:szCs w:val="20"/>
          <w:vertAlign w:val="superscript"/>
        </w:rPr>
        <w:t>6</w:t>
      </w:r>
      <w:r w:rsidRPr="0061313F">
        <w:rPr>
          <w:rFonts w:cstheme="minorHAnsi"/>
          <w:sz w:val="20"/>
          <w:szCs w:val="20"/>
        </w:rPr>
        <w:fldChar w:fldCharType="end"/>
      </w:r>
      <w:r w:rsidRPr="0061313F">
        <w:rPr>
          <w:rFonts w:cstheme="minorHAnsi"/>
          <w:sz w:val="20"/>
          <w:szCs w:val="20"/>
        </w:rPr>
        <w:t xml:space="preserve"> and we know that simple interventions can improve neonatal and maternal</w:t>
      </w:r>
      <w:r w:rsidRPr="0061313F">
        <w:rPr>
          <w:rFonts w:cstheme="minorHAnsi"/>
          <w:sz w:val="20"/>
          <w:szCs w:val="20"/>
        </w:rPr>
        <w:fldChar w:fldCharType="begin" w:fldLock="1"/>
      </w:r>
      <w:r w:rsidRPr="0061313F">
        <w:rPr>
          <w:rFonts w:cstheme="minorHAnsi"/>
          <w:sz w:val="20"/>
          <w:szCs w:val="20"/>
        </w:rPr>
        <w:instrText>ADDIN CSL_CITATION {"citationItems":[{"id":"ITEM-1","itemData":{"PMID":"16411995","author":[{"dropping-particle":"","family":"Draycott","given":"T","non-dropping-particle":"","parse-names":false,"suffix":""},{"dropping-particle":"","family":"Sibanda","given":"T","non-dropping-particle":"","parse-names":false,"suffix":""},{"dropping-particle":"","family":"Owen","given":"L","non-dropping-particle":"","parse-names":false,"suffix":""},{"dropping-particle":"","family":"Akande","given":"V","non-dropping-particle":"","parse-names":false,"suffix":""},{"dropping-particle":"","family":"Winter","given":"C","non-dropping-particle":"","parse-names":false,"suffix":""},{"dropping-particle":"","family":"Reading","given":"S","non-dropping-particle":"","parse-names":false,"suffix":""},{"dropping-particle":"","family":"Whitelaw","given":"A","non-dropping-particle":"","parse-names":false,"suffix":""}],"container-title":"Bjog","id":"ITEM-1","issue":"2","issued":{"date-parts":[["2006"]]},"page":"177-182","title":"Does training in obstetric emergencies improve neonatal outcome?","type":"article-journal","volume":"113"},"uris":["http://www.mendeley.com/documents/?uuid=17cd08a6-026e-4503-9ebc-d9ba72b24aba"]},{"id":"ITEM-2","itemData":{"author":[{"dropping-particle":"","family":"Chiossim","given":"G.","non-dropping-particle":"","parse-names":false,"suffix":""}],"container-title":"Obs Gynecol","id":"ITEM-2","issue":"561-9","issued":{"date-parts":[["2013"]]},"title":"Timing of Delivery and Adverse Outcomes in Term Singleton Repeat Cesarean Deliveries","type":"article-journal","volume":"121"},"uris":["http://www.mendeley.com/documents/?uuid=878a907c-f446-44e9-af9f-6b281b2a57b2"]}],"mendeley":{"formattedCitation":"&lt;sup&gt;7,8&lt;/sup&gt;","plainTextFormattedCitation":"7,8","previouslyFormattedCitation":"&lt;sup&gt;7,8&lt;/sup&gt;"},"properties":{"noteIndex":0},"schema":"https://github.com/citation-style-language/schema/raw/master/csl-citation.json"}</w:instrText>
      </w:r>
      <w:r w:rsidRPr="0061313F">
        <w:rPr>
          <w:rFonts w:cstheme="minorHAnsi"/>
          <w:sz w:val="20"/>
          <w:szCs w:val="20"/>
        </w:rPr>
        <w:fldChar w:fldCharType="separate"/>
      </w:r>
      <w:r w:rsidRPr="0061313F">
        <w:rPr>
          <w:rFonts w:cstheme="minorHAnsi"/>
          <w:noProof/>
          <w:sz w:val="20"/>
          <w:szCs w:val="20"/>
          <w:vertAlign w:val="superscript"/>
        </w:rPr>
        <w:t>7,8</w:t>
      </w:r>
      <w:r w:rsidRPr="0061313F">
        <w:rPr>
          <w:rFonts w:cstheme="minorHAnsi"/>
          <w:sz w:val="20"/>
          <w:szCs w:val="20"/>
        </w:rPr>
        <w:fldChar w:fldCharType="end"/>
      </w:r>
      <w:r w:rsidRPr="0061313F">
        <w:rPr>
          <w:rFonts w:cstheme="minorHAnsi"/>
          <w:sz w:val="20"/>
          <w:szCs w:val="20"/>
        </w:rPr>
        <w:t xml:space="preserve"> outcomes. </w:t>
      </w:r>
    </w:p>
    <w:p w14:paraId="097B5480" w14:textId="77777777" w:rsidR="00932424" w:rsidRDefault="00ED7B7B" w:rsidP="00184312">
      <w:pPr>
        <w:spacing w:line="360" w:lineRule="auto"/>
        <w:rPr>
          <w:rFonts w:cstheme="minorHAnsi"/>
          <w:sz w:val="20"/>
          <w:szCs w:val="20"/>
        </w:rPr>
      </w:pPr>
      <w:r>
        <w:rPr>
          <w:rFonts w:cstheme="minorHAnsi"/>
          <w:sz w:val="20"/>
          <w:szCs w:val="20"/>
          <w:shd w:val="clear" w:color="auto" w:fill="FFFFFF"/>
        </w:rPr>
        <w:t xml:space="preserve">One significant cause of perinatal brain injury is perinatal asphyxia, leading to hypoxic-ischaemic  encephalopathy (HIE). </w:t>
      </w:r>
      <w:r w:rsidR="00932424" w:rsidRPr="007670F3">
        <w:rPr>
          <w:rFonts w:cstheme="minorHAnsi"/>
          <w:sz w:val="20"/>
          <w:szCs w:val="20"/>
        </w:rPr>
        <w:t xml:space="preserve"> </w:t>
      </w:r>
      <w:r>
        <w:rPr>
          <w:rFonts w:cstheme="minorHAnsi"/>
          <w:sz w:val="20"/>
          <w:szCs w:val="20"/>
        </w:rPr>
        <w:t xml:space="preserve">HIE if often </w:t>
      </w:r>
      <w:r w:rsidR="00932424" w:rsidRPr="007670F3">
        <w:rPr>
          <w:rFonts w:cstheme="minorHAnsi"/>
          <w:sz w:val="20"/>
          <w:szCs w:val="20"/>
        </w:rPr>
        <w:t>devastating</w:t>
      </w:r>
      <w:r>
        <w:rPr>
          <w:rFonts w:cstheme="minorHAnsi"/>
          <w:sz w:val="20"/>
          <w:szCs w:val="20"/>
        </w:rPr>
        <w:t>,</w:t>
      </w:r>
      <w:r w:rsidR="00932424" w:rsidRPr="007670F3">
        <w:rPr>
          <w:rFonts w:cstheme="minorHAnsi"/>
          <w:sz w:val="20"/>
          <w:szCs w:val="20"/>
        </w:rPr>
        <w:t xml:space="preserve"> with life-long impacts for the infant</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author":[{"dropping-particle":"V","family":"Azzopardi","given":"D","non-dropping-particle":"","parse-names":false,"suffix":""},{"dropping-particle":"","family":"Strohm","given":"B","non-dropping-particle":"","parse-names":false,"suffix":""},{"dropping-particle":"","family":"Edwards","given":"A D","non-dropping-particle":"","parse-names":false,"suffix":""},{"dropping-particle":"","family":"Dyet","given":"L","non-dropping-particle":"","parse-names":false,"suffix":""},{"dropping-particle":"","family":"Halliday","given":"H L","non-dropping-particle":"","parse-names":false,"suffix":""},{"dropping-particle":"","family":"Juszczak","given":"E","non-dropping-particle":"","parse-names":false,"suffix":""},{"dropping-particle":"","family":"Kapellou","given":"O","non-dropping-particle":"","parse-names":false,"suffix":""},{"dropping-particle":"","family":"Levene","given":"M","non-dropping-particle":"","parse-names":false,"suffix":""},{"dropping-particle":"","family":"Marlow","given":"N","non-dropping-particle":"","parse-names":false,"suffix":""},{"dropping-particle":"","family":"Porter","given":"E","non-dropping-particle":"","parse-names":false,"suffix":""},{"dropping-particle":"","family":"Thoresen","given":"M","non-dropping-particle":"","parse-names":false,"suffix":""},{"dropping-particle":"","family":"Whitelaw","given":"A","non-dropping-particle":"","parse-names":false,"suffix":""},{"dropping-particle":"","family":"Brocklehurst","given":"P","non-dropping-particle":"","parse-names":false,"suffix":""},{"dropping-particle":"","family":"Group.","given":"TOBY Study","non-dropping-particle":"","parse-names":false,"suffix":""}],"container-title":"N Engl J Med.","id":"ITEM-1","issue":"14","issued":{"date-parts":[["2009"]]},"page":"1349-1358","title":"Moderate hypothermia to treat perinatal asphyxial encephalopathy","type":"article-journal","volume":"361"},"uris":["http://www.mendeley.com/documents/?uuid=af6cf801-230d-4095-9ca5-e44578cfbabb"]}],"mendeley":{"formattedCitation":"&lt;sup&gt;13&lt;/sup&gt;","plainTextFormattedCitation":"13","previouslyFormattedCitation":"&lt;sup&gt;13&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13</w:t>
      </w:r>
      <w:r w:rsidR="00932424" w:rsidRPr="007670F3">
        <w:rPr>
          <w:rFonts w:cstheme="minorHAnsi"/>
          <w:sz w:val="20"/>
          <w:szCs w:val="20"/>
        </w:rPr>
        <w:fldChar w:fldCharType="end"/>
      </w:r>
      <w:r w:rsidR="00932424" w:rsidRPr="007670F3">
        <w:rPr>
          <w:rFonts w:cstheme="minorHAnsi"/>
          <w:sz w:val="20"/>
          <w:szCs w:val="20"/>
        </w:rPr>
        <w:t xml:space="preserve"> and their family, as well as costing society millions of pounds in medical compensation, lost earnings and welfare support</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{"citationItems":[{"id":"ITEM-1","itemData":{"DOI":"10.1542/peds.2010-3604","ISSN":"1098-4275","PMID":"21555491","abstract":"The goal of this study was to investigate the association of poor birth condition with long-term social and economic outcomes at 25 to 31 years of age.","author":[{"dropping-particle":"","family":"Odd","given":"David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age":"e1498-504","title":"Long-term Impact of Poor Birth Condition on Social and Economic Outcomes in Early Adulthood","type":"article-journal","volume":"May 9; eFi"},"uris":["http://www.mendeley.com/documents/?uuid=01533462-7b40-4767-8e08-487c1a6736e5"]}],"mendeley":{"formattedCitation":"&lt;sup&gt;14&lt;/sup&gt;","plainTextFormattedCitation":"14","previouslyFormattedCitation":"&lt;sup&gt;14&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14</w:t>
      </w:r>
      <w:r w:rsidR="00932424" w:rsidRPr="007670F3">
        <w:rPr>
          <w:rFonts w:cstheme="minorHAnsi"/>
          <w:sz w:val="20"/>
          <w:szCs w:val="20"/>
        </w:rPr>
        <w:fldChar w:fldCharType="end"/>
      </w:r>
      <w:r w:rsidR="00932424" w:rsidRPr="007670F3">
        <w:rPr>
          <w:rFonts w:cstheme="minorHAnsi"/>
          <w:sz w:val="20"/>
          <w:szCs w:val="20"/>
        </w:rPr>
        <w:t>. As well as the direct impact on infants and families, obstetric practice represents the biggest proportion of legal claims against the NHS</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{"citationItems":[{"id":"ITEM-1","itemData":{"DOI":"978-0-9565019-2-9","id":"ITEM-1","issued":{"date-parts":[["2012"]]},"number-of-pages":"171","title":"Ten Years of Maternity Claims: An Analysis of NHS Litigation Authority Data","type":"report"},"uris":["http://www.mendeley.com/documents/?uuid=8852083b-89ba-4760-a8db-a1825eed2084"]}],"mendeley":{"formattedCitation":"&lt;sup&gt;15&lt;/sup&gt;","plainTextFormattedCitation":"15","previouslyFormattedCitation":"&lt;sup&gt;15&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15</w:t>
      </w:r>
      <w:r w:rsidR="00932424" w:rsidRPr="007670F3">
        <w:rPr>
          <w:rFonts w:cstheme="minorHAnsi"/>
          <w:sz w:val="20"/>
          <w:szCs w:val="20"/>
        </w:rPr>
        <w:fldChar w:fldCharType="end"/>
      </w:r>
      <w:r w:rsidR="00932424" w:rsidRPr="007670F3">
        <w:rPr>
          <w:rFonts w:cstheme="minorHAnsi"/>
          <w:sz w:val="20"/>
          <w:szCs w:val="20"/>
        </w:rPr>
        <w:t xml:space="preserve"> and even small improvements in outcomes would yield  substantial health benefits for individuals and economic benefits for health care services. Indeed, perinatal asphyxia is the 12th biggest cause of disability life years worldwide</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{"citationItems":[{"id":"ITEM-1","itemData":{"DOI":"10.1016/S0140-6736(12)61689-4","ISSN":"1474-547X (Electronic)","PMID":"23245608","abstract":"BACKGROUND: Measuring disease and injury burden in populations requires a composite metric that captures both premature mortality and the prevalence and severity of ill-health. The 1990 Global Burden of Disease study proposed disability-adjusted life years (DALYs) to measure disease burden. No comprehensive update of disease burden worldwide incorporating a systematic reassessment of disease and injury-specific epidemiology has been done since the 1990 study. We aimed to calculate disease burden worldwide and for 21 regions for 1990, 2005, and 2010 with methods to enable meaningful comparisons over time. METHODS: We calculated DALYs as the sum of years of life lost (YLLs) and years lived with disability (YLDs). DALYs were calculated for 291 causes, 20 age groups, both sexes, and for 187 countries, and aggregated to regional and global estimates of disease burden for three points in time with strictly comparable definitions and methods. YLLs were calculated from age-sex-country-time-specific estimates of mortality by cause, with death by standardised lost life expectancy at each age. YLDs were calculated as prevalence of 1160 disabling sequelae, by age, sex, and cause, and weighted by new disability weights for each health state. Neither YLLs nor YLDs were age-weighted or discounted. Uncertainty around cause-specific DALYs was calculated incorporating uncertainty in levels of all-cause mortality, cause-specific mortality, prevalence, and disability weights. FINDINGS: Global DALYs remained stable from 1990 (2.503 billion) to 2010 (2.490 billion). Crude DALYs per 1000 decreased by 23% (472 per 1000 to 361 per 1000). An important shift has occurred in DALY composition with the contribution of deaths and disability among children (younger than 5 years of age) declining from 41% of global DALYs in 1990 to 25% in 2010. YLLs typically account for about half of disease burden in more developed regions (high-income Asia Pacific, western Europe, high-income North America, and Australasia), rising to over 80% of DALYs in sub-Saharan Africa. In 1990, 47% of DALYs worldwide were from communicable, maternal, neonatal, and nutritional disorders, 43% from non-communicable diseases, and 10% from injuries. By 2010, this had shifted to 35%, 54%, and 11%, respectively. Ischaemic heart disease was the leading cause of DALYs worldwide in 2010 (up from fourth rank in 1990, increasing by 29%), followed by lower respiratory infections (top rank in 1990; 44% decline in DALYs), st…","author":[{"dropping-particle":"","family":"Murray","given":"Christopher J L","non-dropping-particle":"","parse-names":false,"suffix":""},{"dropping-particle":"","family":"Vos","given":"Theo","non-dropping-particle":"","parse-names":false,"suffix":""},{"dropping-particle":"","family":"Lozano","given":"Rafael","non-dropping-particle":"","parse-names":false,"suffix":""},{"dropping-particle":"","family":"Naghavi","given":"Mohsen","non-dropping-particle":"","parse-names":false,"suffix":""},{"dropping-particle":"","family":"Flaxman","given":"Abraham D","non-dropping-particle":"","parse-names":false,"suffix":""},{"dropping-particle":"","family":"Michaud","given":"Catherine","non-dropping-particle":"","parse-names":false,"suffix":""},{"dropping-particle":"","family":"Ezzati","given":"Majid","non-dropping-particle":"","parse-names":false,"suffix":""},{"dropping-particle":"","family":"Shibuya","given":"Kenji","non-dropping-particle":"","parse-names":false,"suffix":""},{"dropping-particle":"","family":"Salomon","given":"Joshua A","non-dropping-particle":"","parse-names":false,"suffix":""},{"dropping-particle":"","family":"Abdalla","given":"Safa","non-dropping-particle":"","parse-names":false,"suffix":""},{"dropping-particle":"","family":"Aboyans","given":"Victor","non-dropping-particle":"","parse-names":false,"suffix":""},{"dropping-particle":"","family":"Abraham","given":"Jerry","non-dropping-particle":"","parse-names":false,"suffix":""},{"dropping-particle":"","family":"Ackerman","given":"Ilana","non-dropping-particle":"","parse-names":false,"suffix":""},{"dropping-particle":"","family":"Aggarwal","given":"Rakesh","non-dropping-particle":"","parse-names":false,"suffix":""},{"dropping-particle":"","family":"Ahn","given":"Stephanie Y","non-dropping-particle":"","parse-names":false,"suffix":""},{"dropping-particle":"","family":"Ali","given":"Mohammed K","non-dropping-particle":"","parse-names":false,"suffix":""},{"dropping-particle":"","family":"Alvarado","given":"Miriam","non-dropping-particle":"","parse-names":false,"suffix":""},{"dropping-particle":"","family":"Anderson","given":"H Ross","non-dropping-particle":"","parse-names":false,"suffix":""},{"dropping-particle":"","family":"Anderson","given":"Laurie M","non-dropping-particle":"","parse-names":false,"suffix":""},{"dropping-particle":"","family":"Andrews","given":"Kathryn G","non-dropping-particle":"","parse-names":false,"suffix":""},{"dropping-particle":"","family":"Atkinson","given":"Charles","non-dropping-particle":"","parse-names":false,"suffix":""},{"dropping-particle":"","family":"Baddour","given":"Larry M","non-dropping-particle":"","parse-names":false,"suffix":""},{"dropping-particle":"","family":"Bahalim","given":"Adil N","non-dropping-particle":"","parse-names":false,"suffix":""},{"dropping-particle":"","family":"Barker-Collo","given":"Suzanne","non-dropping-particle":"","parse-names":false,"suffix":""},{"dropping-particle":"","family":"Barrero","given":"Lope H","non-dropping-particle":"","parse-names":false,"suffix":""},{"dropping-particle":"","family":"Bartels","given":"David H","non-dropping-particle":"","parse-names":false,"suffix":""},{"dropping-particle":"","family":"Basanez","given":"Maria-Gloria","non-dropping-particle":"","parse-names":false,"suffix":""},{"dropping-particle":"","family":"Baxter","given":"Amanda","non-dropping-particle":"","parse-names":false,"suffix":""},{"dropping-particle":"","family":"Bell","given":"Michelle L","non-dropping-particle":"","parse-names":false,"suffix":""},{"dropping-particle":"","family":"Benjamin","given":"Emelia J","non-dropping-particle":"","parse-names":false,"suffix":""},{"dropping-particle":"","family":"Bennett","given":"Derrick","non-dropping-particle":"","parse-names":false,"suffix":""},{"dropping-particle":"","family":"Bernabe","given":"Eduardo","non-dropping-particle":"","parse-names":false,"suffix":""},{"dropping-particle":"","family":"Bhalla","given":"Kavi","non-dropping-particle":"","parse-names":false,"suffix":""},{"dropping-particle":"","family":"Bhandari","given":"Bishal","non-dropping-particle":"","parse-names":false,"suffix":""},{"dropping-particle":"","family":"Bikbov","given":"Boris","non-dropping-particle":"","parse-names":false,"suffix":""},{"dropping-particle":"","family":"Abdulhak","given":"Aref","non-dropping-particle":"Bin","parse-names":false,"suffix":""},{"dropping-particle":"","family":"Birbeck","given":"Gretchen","non-dropping-particle":"","parse-names":false,"suffix":""},{"dropping-particle":"","family":"Black","given":"James A","non-dropping-particle":"","parse-names":false,"suffix":""},{"dropping-particle":"","family":"Blencowe","given":"Hannah","non-dropping-particle":"","parse-names":false,"suffix":""},{"dropping-particle":"","family":"Blore","given":"Jed D","non-dropping-particle":"","parse-names":false,"suffix":""},{"dropping-particle":"","family":"Blyth","given":"Fiona","non-dropping-particle":"","parse-names":false,"suffix":""},{"dropping-particle":"","family":"Bolliger","given":"Ian","non-dropping-particle":"","parse-names":false,"suffix":""},{"dropping-particle":"","family":"Bonaventure","given":"Audrey","non-dropping-particle":"","parse-names":false,"suffix":""},{"dropping-particle":"","family":"Boufous","given":"Soufiane","non-dropping-particle":"","parse-names":false,"suffix":""},{"dropping-particle":"","family":"Bourne","given":"Rupert","non-dropping-particle":"","parse-names":false,"suffix":""},{"dropping-particle":"","family":"Boussinesq","given":"Michel","non-dropping-particle":"","parse-names":false,"suffix":""},{"dropping-particle":"","family":"Braithwaite","given":"Tasanee","non-dropping-particle":"","parse-names":false,"suffix":""},{"dropping-particle":"","family":"Brayne","given":"Carol","non-dropping-particle":"","parse-names":false,"suffix":""},{"dropping-particle":"","family":"Bridgett","given":"Lisa","non-dropping-particle":"","parse-names":false,"suffix":""},{"dropping-particle":"","family":"Brooker","given":"Simon","non-dropping-particle":"","parse-names":false,"suffix":""},{"dropping-particle":"","family":"Brooks","given":"Peter","non-dropping-particle":"","parse-names":false,"suffix":""},{"dropping-particle":"","family":"Brugha","given":"Traolach S","non-dropping-particle":"","parse-names":false,"suffix":""},{"dropping-particle":"","family":"Bryan-Hancock","given":"Claire","non-dropping-particle":"","parse-names":false,"suffix":""},{"dropping-particle":"","family":"Bucello","given":"Chiara","non-dropping-particle":"","parse-names":false,"suffix":""},{"dropping-particle":"","family":"Buchbinder","given":"Rachelle","non-dropping-particle":"","parse-names":false,"suffix":""},{"dropping-particle":"","family":"Buckle","given":"Geoffrey","non-dropping-particle":"","parse-names":false,"suffix":""},{"dropping-particle":"","family":"Budke","given":"Christine M","non-dropping-particle":"","parse-names":false,"suffix":""},{"dropping-particle":"","family":"Burch","given":"Michael","non-dropping-particle":"","parse-names":false,"suffix":""},{"dropping-particle":"","family":"Burney","given":"Peter","non-dropping-particle":"","parse-names":false,"suffix":""},{"dropping-particle":"","family":"Burstein","given":"Roy","non-dropping-particle":"","parse-names":false,"suffix":""},{"dropping-particle":"","family":"Calabria","given":"Bianca","non-dropping-particle":"","parse-names":false,"suffix":""},{"dropping-particle":"","family":"Campbell","given":"Benjamin","non-dropping-particle":"","parse-names":false,"suffix":""},{"dropping-particle":"","family":"Canter","given":"Charles E","non-dropping-particle":"","parse-names":false,"suffix":""},{"dropping-particle":"","family":"Carabin","given":"Helene","non-dropping-particle":"","parse-names":false,"suffix":""},{"dropping-particle":"","family":"Carapetis","given":"Jonathan","non-dropping-particle":"","parse-names":false,"suffix":""},{"dropping-particle":"","family":"Carmona","given":"Loreto","non-dropping-particle":"","parse-names":false,"suffix":""},{"dropping-particle":"","family":"Cella","given":"Claudia","non-dropping-particle":"","parse-names":false,"suffix":""},{"dropping-particle":"","family":"Charlson","given":"Fiona","non-dropping-particle":"","parse-names":false,"suffix":""},{"dropping-particle":"","family":"Chen","given":"Honglei","non-dropping-particle":"","parse-names":false,"suffix":""},{"dropping-particle":"","family":"Cheng","given":"Andrew Tai-Ann","non-dropping-particle":"","parse-names":false,"suffix":""},{"dropping-particle":"","family":"Chou","given":"David","non-dropping-particle":"","parse-names":false,"suffix":""},{"dropping-particle":"","family":"Chugh","given":"Sumeet S","non-dropping-particle":"","parse-names":false,"suffix":""},{"dropping-particle":"","family":"Coffeng","given":"Luc E","non-dropping-particle":"","parse-names":false,"suffix":""},{"dropping-particle":"","family":"Colan","given":"Steven D","non-dropping-particle":"","parse-names":false,"suffix":""},{"dropping-particle":"","family":"Colquhoun","given":"Samantha","non-dropping-particle":"","parse-names":false,"suffix":""},{"dropping-particle":"","family":"Colson","given":"K Ellicott","non-dropping-particle":"","parse-names":false,"suffix":""},{"dropping-particle":"","family":"Condon","given":"John","non-dropping-particle":"","parse-names":false,"suffix":""},{"dropping-particle":"","family":"Connor","given":"Myles D","non-dropping-particle":"","parse-names":false,"suffix":""},{"dropping-particle":"","family":"Cooper","given":"Leslie T","non-dropping-particle":"","parse-names":false,"suffix":""},{"dropping-particle":"","family":"Corriere","given":"Matthew","non-dropping-particle":"","parse-names":false,"suffix":""},{"dropping-particle":"","family":"Cortinovis","given":"Monica","non-dropping-particle":"","parse-names":false,"suffix":""},{"dropping-particle":"","family":"Vaccaro","given":"Karen Courville","non-dropping-particle":"de","parse-names":false,"suffix":""},{"dropping-particle":"","family":"Couser","given":"William","non-dropping-particle":"","parse-names":false,"suffix":""},{"dropping-particle":"","family":"Cowie","given":"Benjamin C","non-dropping-particle":"","parse-names":false,"suffix":""},{"dropping-particle":"","family":"Criqui","given":"Michael H","non-dropping-particle":"","parse-names":false,"suffix":""},{"dropping-particle":"","family":"Cross","given":"Marita","non-dropping-particle":"","parse-names":false,"suffix":""},{"dropping-particle":"","family":"Dabhadkar","given":"Kaustubh C","non-dropping-particle":"","parse-names":false,"suffix":""},{"dropping-particle":"","family":"Dahiya","given":"Manu","non-dropping-particle":"","parse-names":false,"suffix":""},{"dropping-particle":"","family":"Dahodwala","given":"Nabila","non-dropping-particle":"","parse-names":false,"suffix":""},{"dropping-particle":"","family":"Damsere-Derry","given":"James","non-dropping-particle":"","parse-names":false,"suffix":""},{"dropping-particle":"","family":"Danaei","given":"Goodarz","non-dropping-particle":"","parse-names":false,"suffix":""},{"dropping-particle":"","family":"Davis","given":"Adrian","non-dropping-particle":"","parse-names":false,"suffix":""},{"dropping-particle":"","family":"Leo","given":"Diego","non-dropping-particle":"De","parse-names":false,"suffix":""},{"dropping-particle":"","family":"Degenhardt","given":"Louisa","non-dropping-particle":"","parse-names":false,"suffix":""},{"dropping-particle":"","family":"Dellavalle","given":"Robert","non-dropping-particle":"","parse-names":false,"suffix":""},{"dropping-particle":"","family":"Delossantos","given":"Allyne","non-dropping-particle":"","parse-names":false,"suffix":""},{"dropping-particle":"","family":"Denenberg","given":"Julie","non-dropping-particle":"","parse-names":false,"suffix":""},{"dropping-particle":"","family":"Derrett","given":"Sarah","non-dropping-particle":"","parse-names":false,"suffix":""},{"dropping-particle":"","family":"Jarlais","given":"Don C","non-dropping-particle":"Des","parse-names":false,"suffix":""},{"dropping-particle":"","family":"Dharmaratne","given":"Samath D","non-dropping-particle":"","parse-names":false,"suffix":""},{"dropping-particle":"","family":"Dherani","given":"Mukesh","non-dropping-particle":"","parse-names":false,"suffix":""},{"dropping-particle":"","family":"Diaz-Torne","given":"Cesar","non-dropping-particle":"","parse-names":false,"suffix":""},{"dropping-particle":"","family":"Dolk","given":"Helen","non-dropping-particle":"","parse-names":false,"suffix":""},{"dropping-particle":"","family":"Dorsey","given":"E Ray","non-dropping-particle":"","parse-names":false,"suffix":""},{"dropping-particle":"","family":"Driscoll","given":"Tim","non-dropping-particle":"","parse-names":false,"suffix":""},{"dropping-particle":"","family":"Duber","given":"Herbert","non-dropping-particle":"","parse-names":false,"suffix":""},{"dropping-particle":"","family":"Ebel","given":"Beth","non-dropping-particle":"","parse-names":false,"suffix":""},{"dropping-particle":"","family":"Edmond","given":"Karen","non-dropping-particle":"","parse-names":false,"suffix":""},{"dropping-particle":"","family":"Elbaz","given":"Alexis","non-dropping-particle":"","parse-names":false,"suffix":""},{"dropping-particle":"","family":"Ali","given":"Suad Eltahir","non-dropping-particle":"","parse-names":false,"suffix":""},{"dropping-particle":"","family":"Erskine","given":"Holly","non-dropping-particle":"","parse-names":false,"suffix":""},{"dropping-particle":"","family":"Erwin","given":"Patricia J","non-dropping-particle":"","parse-names":false,"suffix":""},{"dropping-particle":"","family":"Espindola","given":"Patricia","non-dropping-particle":"","parse-names":false,"suffix":""},{"dropping-particle":"","family":"Ewoigbokhan","given":"Stalin E","non-dropping-particle":"","parse-names":false,"suffix":""},{"dropping-particle":"","family":"Farzadfar","given":"Farshad","non-dropping-particle":"","parse-names":false,"suffix":""},{"dropping-particle":"","family":"Feigin","given":"Valery","non-dropping-particle":"","parse-names":false,"suffix":""},{"dropping-particle":"","family":"Felson","given":"David T","non-dropping-particle":"","parse-names":false,"suffix":""},{"dropping-particle":"","family":"Ferrari","given":"Alize","non-dropping-particle":"","parse-names":false,"suffix":""},{"dropping-particle":"","family":"Ferri","given":"Cleusa P","non-dropping-particle":"","parse-names":false,"suffix":""},{"dropping-particle":"","family":"Fevre","given":"Eric M","non-dropping-particle":"","parse-names":false,"suffix":""},{"dropping-particle":"","family":"Finucane","given":"Mariel M","non-dropping-particle":"","parse-names":false,"suffix":""},{"dropping-particle":"","family":"Flaxman","given":"Seth","non-dropping-particle":"","parse-names":false,"suffix":""},{"dropping-particle":"","family":"Flood","given":"Louise","non-dropping-particle":"","parse-names":false,"suffix":""},{"dropping-particle":"","family":"Foreman","given":"Kyle","non-dropping-particle":"","parse-names":false,"suffix":""},{"dropping-particle":"","family":"Forouzanfar","given":"Mohammad H","non-dropping-particle":"","parse-names":false,"suffix":""},{"dropping-particle":"","family":"Fowkes","given":"Francis Gerry R","non-dropping-particle":"","parse-names":false,"suffix":""},{"dropping-particle":"","family":"Fransen","given":"Marlene","non-dropping-particle":"","parse-names":false,"suffix":""},{"dropping-particle":"","family":"Freeman","given":"Michael K","non-dropping-particle":"","parse-names":false,"suffix":""},{"dropping-particle":"","family":"Gabbe","given":"Belinda J","non-dropping-particle":"","parse-names":false,"suffix":""},{"dropping-particle":"","family":"Gabriel","given":"Sherine E","non-dropping-particle":"","parse-names":false,"suffix":""},{"dropping-particle":"","family":"Gakidou","given":"Emmanuela","non-dropping-particle":"","parse-names":false,"suffix":""},{"dropping-particle":"","family":"Ganatra","given":"Hammad A","non-dropping-particle":"","parse-names":false,"suffix":""},{"dropping-particle":"","family":"Garcia","given":"Bianca","non-dropping-particle":"","parse-names":false,"suffix":""},{"dropping-particle":"","family":"Gaspari","given":"Flavio","non-dropping-particle":"","parse-names":false,"suffix":""},{"dropping-particle":"","family":"Gillum","given":"Richard F","non-dropping-particle":"","parse-names":false,"suffix":""},{"dropping-particle":"","family":"Gmel","given":"Gerhard","non-dropping-particle":"","parse-names":false,"suffix":""},{"dropping-particle":"","family":"Gonzalez-Medina","given":"Diego","non-dropping-particle":"","parse-names":false,"suffix":""},{"dropping-particle":"","family":"Gosselin","given":"Richard","non-dropping-particle":"","parse-names":false,"suffix":""},{"dropping-particle":"","family":"Grainger","given":"Rebecca","non-dropping-particle":"","parse-names":false,"suffix":""},{"dropping-particle":"","family":"Grant","given":"Bridget","non-dropping-particle":"","parse-names":false,"suffix":""},{"dropping-particle":"","family":"Groeger","given":"Justina","non-dropping-particle":"","parse-names":false,"suffix":""},{"dropping-particle":"","family":"Guillemin","given":"Francis","non-dropping-particle":"","parse-names":false,"suffix":""},{"dropping-particle":"","family":"Gunnell","given":"David","non-dropping-particle":"","parse-names":false,"suffix":""},{"dropping-particle":"","family":"Gupta","given":"Ramyani","non-dropping-particle":"","parse-names":false,"suffix":""},{"dropping-particle":"","family":"Haagsma","given":"Juanita","non-dropping-particle":"","parse-names":false,"suffix":""},{"dropping-particle":"","family":"Hagan","given":"Holly","non-dropping-particle":"","parse-names":false,"suffix":""},{"dropping-particle":"","family":"Halasa","given":"Yara A","non-dropping-particle":"","parse-names":false,"suffix":""},{"dropping-particle":"","family":"Hall","given":"Wayne","non-dropping-particle":"","parse-names":false,"suffix":""},{"dropping-particle":"","family":"Haring","given":"Diana","non-dropping-particle":"","parse-names":false,"suffix":""},{"dropping-particle":"","family":"Haro","given":"Josep Maria","non-dropping-particle":"","parse-names":false,"suffix":""},{"dropping-particle":"","family":"Harrison","given":"James E","non-dropping-particle":"","parse-names":false,"suffix":""},{"dropping-particle":"","family":"Havmoeller","given":"Rasmus","non-dropping-particle":"","parse-names":false,"suffix":""},{"dropping-particle":"","family":"Hay","given":"Roderick J","non-dropping-particle":"","parse-names":false,"suffix":""},{"dropping-particle":"","family":"Higashi","given":"Hideki","non-dropping-particle":"","parse-names":false,"suffix":""},{"dropping-particle":"","family":"Hill","given":"Catherine","non-dropping-particle":"","parse-names":false,"suffix":""},{"dropping-particle":"","family":"Hoen","given":"Bruno","non-dropping-particle":"","parse-names":false,"suffix":""},{"dropping-particle":"","family":"Hoffman","given":"Howard","non-dropping-particle":"","parse-names":false,"suffix":""},{"dropping-particle":"","family":"Hotez","given":"Peter J","non-dropping-particle":"","parse-names":false,"suffix":""},{"dropping-particle":"","family":"Hoy","given":"Damian","non-dropping-particle":"","parse-names":false,"suffix":""},{"dropping-particle":"","family":"Huang","given":"John J","non-dropping-particle":"","parse-names":false,"suffix":""},{"dropping-particle":"","family":"Ibeanusi","given":"Sydney E","non-dropping-particle":"","parse-names":false,"suffix":""},{"dropping-particle":"","family":"Jacobsen","given":"Kathryn H","non-dropping-particle":"","parse-names":false,"suffix":""},{"dropping-particle":"","family":"James","given":"Spencer L","non-dropping-particle":"","parse-names":false,"suffix":""},{"dropping-particle":"","family":"Jarvis","given":"Deborah","non-dropping-particle":"","parse-names":false,"suffix":""},{"dropping-particle":"","family":"Jasrasaria","given":"Rashmi","non-dropping-particle":"","parse-names":false,"suffix":""},{"dropping-particle":"","family":"Jayaraman","given":"Sudha","non-dropping-particle":"","parse-names":false,"suffix":""},{"dropping-particle":"","family":"Johns","given":"Nicole","non-dropping-particle":"","parse-names":false,"suffix":""},{"dropping-particle":"","family":"Jonas","given":"Jost B","non-dropping-particle":"","parse-names":false,"suffix":""},{"dropping-particle":"","family":"Karthikeyan","given":"Ganesan","non-dropping-particle":"","parse-names":false,"suffix":""},{"dropping-particle":"","family":"Kassebaum","given":"Nicholas","non-dropping-particle":"","parse-names":false,"suffix":""},{"dropping-particle":"","family":"Kawakami","given":"Norito","non-dropping-particle":"","parse-names":false,"suffix":""},{"dropping-particle":"","family":"Keren","given":"Andre","non-dropping-particle":"","parse-names":false,"suffix":""},{"dropping-particle":"","family":"Khoo","given":"Jon-Paul","non-dropping-particle":"","parse-names":false,"suffix":""},{"dropping-particle":"","family":"King","given":"Charles H","non-dropping-particle":"","parse-names":false,"suffix":""},{"dropping-particle":"","family":"Knowlton","given":"Lisa Marie","non-dropping-particle":"","parse-names":false,"suffix":""},{"dropping-particle":"","family":"Kobusingye","given":"Olive","non-dropping-particle":"","parse-names":false,"suffix":""},{"dropping-particle":"","family":"Koranteng","given":"Adofo","non-dropping-particle":"","parse-names":false,"suffix":""},{"dropping-particle":"","family":"Krishnamurthi","given":"Rita","non-dropping-particle":"","parse-names":false,"suffix":""},{"dropping-particle":"","family":"Laden","given":"Francine","non-dropping-particle":"","parse-names":false,"suffix":""},{"dropping-particle":"","family":"Lalloo","given":"Ratilal","non-dropping-particle":"","parse-names":false,"suffix":""},{"dropping-particle":"","family":"Laslett","given":"Laura L","non-dropping-particle":"","parse-names":false,"suffix":""},{"dropping-particle":"","family":"Lathlean","given":"Tim","non-dropping-particle":"","parse-names":false,"suffix":""},{"dropping-particle":"","family":"Leasher","given":"Janet L","non-dropping-particle":"","parse-names":false,"suffix":""},{"dropping-particle":"","family":"Lee","given":"Yong Yi","non-dropping-particle":"","parse-names":false,"suffix":""},{"dropping-particle":"","family":"Leigh","given":"James","non-dropping-particle":"","parse-names":false,"suffix":""},{"dropping-particle":"","family":"Levinson","given":"Daphna","non-dropping-particle":"","parse-names":false,"suffix":""},{"dropping-particle":"","family":"Lim","given":"Stephen S","non-dropping-particle":"","parse-names":false,"suffix":""},{"dropping-particle":"","family":"Limb","given":"Elizabeth","non-dropping-particle":"","parse-names":false,"suffix":""},{"dropping-particle":"","family":"Lin","given":"John Kent","non-dropping-particle":"","parse-names":false,"suffix":""},{"dropping-particle":"","family":"Lipnick","given":"Michael","non-dropping-particle":"","parse-names":false,"suffix":""},{"dropping-particle":"","family":"Lipshultz","given":"Steven E","non-dropping-particle":"","parse-names":false,"suffix":""},{"dropping-particle":"","family":"Liu","given":"Wei","non-dropping-particle":"","parse-names":false,"suffix":""},{"dropping-particle":"","family":"Loane","given":"Maria","non-dropping-particle":"","parse-names":false,"suffix":""},{"dropping-particle":"","family":"Ohno","given":"Summer Lockett","non-dropping-particle":"","parse-names":false,"suffix":""},{"dropping-particle":"","family":"Lyons","given":"Ronan","non-dropping-particle":"","parse-names":false,"suffix":""},{"dropping-particle":"","family":"Mabweijano","given":"Jacqueline","non-dropping-particle":"","parse-names":false,"suffix":""},{"dropping-particle":"","family":"MacIntyre","given":"Michael F","non-dropping-particle":"","parse-names":false,"suffix":""},{"dropping-particle":"","family":"Malekzadeh","given":"Reza","non-dropping-particle":"","parse-names":false,"suffix":""},{"dropping-particle":"","family":"Mallinger","given":"Leslie","non-dropping-particle":"","parse-names":false,"suffix":""},{"dropping-particle":"","family":"Manivannan","given":"Sivabalan","non-dropping-particle":"","parse-names":false,"suffix":""},{"dropping-particle":"","family":"Marcenes","given":"Wagner","non-dropping-particle":"","parse-names":false,"suffix":""},{"dropping-particle":"","family":"March","given":"Lyn","non-dropping-particle":"","parse-names":false,"suffix":""},{"dropping-particle":"","family":"Margolis","given":"David J","non-dropping-particle":"","parse-names":false,"suffix":""},{"dropping-particle":"","family":"Marks","given":"Guy B","non-dropping-particle":"","parse-names":false,"suffix":""},{"dropping-particle":"","family":"Marks","given":"Robin","non-dropping-particle":"","parse-names":false,"suffix":""},{"dropping-particle":"","family":"Matsumori","given":"Akira","non-dropping-particle":"","parse-names":false,"suffix":""},{"dropping-particle":"","family":"Matzopoulos","given":"Richard","non-dropping-particle":"","parse-names":false,"suffix":""},{"dropping-particle":"","family":"Mayosi","given":"Bongani M","non-dropping-particle":"","parse-names":false,"suffix":""},{"dropping-particle":"","family":"McAnulty","given":"John H","non-dropping-particle":"","parse-names":false,"suffix":""},{"dropping-particle":"","family":"McDermott","given":"Mary M","non-dropping-particle":"","parse-names":false,"suffix":""},{"dropping-particle":"","family":"McGill","given":"Neil","non-dropping-particle":"","parse-names":false,"suffix":""},{"dropping-particle":"","family":"McGrath","given":"John","non-dropping-particle":"","parse-names":false,"suffix":""},{"dropping-particle":"","family":"Medina-Mora","given":"Maria Elena","non-dropping-particle":"","parse-names":false,"suffix":""},{"dropping-particle":"","family":"Meltzer","given":"Michele","non-dropping-particle":"","parse-names":false,"suffix":""},{"dropping-particle":"","family":"Mensah","given":"George A","non-dropping-particle":"","parse-names":false,"suffix":""},{"dropping-particle":"","family":"Merriman","given":"Tony R","non-dropping-particle":"","parse-names":false,"suffix":""},{"dropping-particle":"","family":"Meyer","given":"Ana-Claire","non-dropping-particle":"","parse-names":false,"suffix":""},{"dropping-particle":"","family":"Miglioli","given":"Valeria","non-dropping-particle":"","parse-names":false,"suffix":""},{"dropping-particle":"","family":"Miller","given":"Matthew","non-dropping-particle":"","parse-names":false,"suffix":""},{"dropping-particle":"","family":"Miller","given":"Ted R","non-dropping-particle":"","parse-names":false,"suffix":""},{"dropping-particle":"","family":"Mitchell","given":"Philip B","non-dropping-particle":"","parse-names":false,"suffix":""},{"dropping-particle":"","family":"Mock","given":"Charles","non-dropping-particle":"","parse-names":false,"suffix":""},{"dropping-particle":"","family":"Mocumbi","given":"Ana Olga","non-dropping-particle":"","parse-names":false,"suffix":""},{"dropping-particle":"","family":"Moffitt","given":"Terrie E","non-dropping-particle":"","parse-names":false,"suffix":""},{"dropping-particle":"","family":"Mokdad","given":"Ali A","non-dropping-particle":"","parse-names":false,"suffix":""},{"dropping-particle":"","family":"Monasta","given":"Lorenzo","non-dropping-particle":"","parse-names":false,"suffix":""},{"dropping-particle":"","family":"Montico","given":"Marcella","non-dropping-particle":"","parse-names":false,"suffix":""},{"dropping-particle":"","family":"Moradi-Lakeh","given":"Maziar","non-dropping-particle":"","parse-names":false,"suffix":""},{"dropping-particle":"","family":"Moran","given":"Andrew","non-dropping-particle":"","parse-names":false,"suffix":""},{"dropping-particle":"","family":"Morawska","given":"Lidia","non-dropping-particle":"","parse-names":false,"suffix":""},{"dropping-particle":"","family":"Mori","given":"Rintaro","non-dropping-particle":"","parse-names":false,"suffix":""},{"dropping-particle":"","family":"Murdoch","given":"Michele E","non-dropping-particle":"","parse-names":false,"suffix":""},{"dropping-particle":"","family":"Mwaniki","given":"Michael K","non-dropping-particle":"","parse-names":false,"suffix":""},{"dropping-particle":"","family":"Naidoo","given":"Kovin","non-dropping-particle":"","parse-names":false,"suffix":""},{"dropping-particle":"","family":"Nair","given":"M Nathan","non-dropping-particle":"","parse-names":false,"suffix":""},{"dropping-particle":"","family":"Naldi","given":"Luigi","non-dropping-particle":"","parse-names":false,"suffix":""},{"dropping-particle":"","family":"Narayan","given":"K M Venkat","non-dropping-particle":"","parse-names":false,"suffix":""},{"dropping-particle":"","family":"Nelson","given":"Paul K","non-dropping-particle":"","parse-names":false,"suffix":""},{"dropping-particle":"","family":"Nelson","given":"Robert G","non-dropping-particle":"","parse-names":false,"suffix":""},{"dropping-particle":"","family":"Nevitt","given":"Michael C","non-dropping-particle":"","parse-names":false,"suffix":""},{"dropping-particle":"","family":"Newton","given":"Charles R","non-dropping-particle":"","parse-names":false,"suffix":""},{"dropping-particle":"","family":"Nolte","given":"Sandra","non-dropping-particle":"","parse-names":false,"suffix":""},{"dropping-particle":"","family":"Norman","given":"Paul","non-dropping-particle":"","parse-names":false,"suffix":""},{"dropping-particle":"","family":"Norman","given":"Rosana","non-dropping-particle":"","parse-names":false,"suffix":""},{"dropping-particle":"","family":"O'Donnell","given":"Martin","non-dropping-particle":"","parse-names":false,"suffix":""},{"dropping-particle":"","family":"O'Hanlon","given":"Simon","non-dropping-particle":"","parse-names":false,"suffix":""},{"dropping-particle":"","family":"Olives","given":"Casey","non-dropping-particle":"","parse-names":false,"suffix":""},{"dropping-particle":"","family":"Omer","given":"Saad B","non-dropping-particle":"","parse-names":false,"suffix":""},{"dropping-particle":"","family":"Ortblad","given":"Katrina","non-dropping-particle":"","parse-names":false,"suffix":""},{"dropping-particle":"","family":"Osborne","given":"Richard","non-dropping-particle":"","parse-names":false,"suffix":""},{"dropping-particle":"","family":"Ozgediz","given":"Doruk","non-dropping-particle":"","parse-names":false,"suffix":""},{"dropping-particle":"","family":"Page","given":"Andrew","non-dropping-particle":"","parse-names":false,"suffix":""},{"dropping-particle":"","family":"Pahari","given":"Bishnu","non-dropping-particle":"","parse-names":false,"suffix":""},{"dropping-particle":"","family":"Pandian","given":"Jeyaraj Durai","non-dropping-particle":"","parse-names":false,"suffix":""},{"dropping-particle":"","family":"Rivero","given":"Andrea Panozo","non-dropping-particle":"","parse-names":false,"suffix":""},{"dropping-particle":"","family":"Patten","given":"Scott B","non-dropping-particle":"","parse-names":false,"suffix":""},{"dropping-particle":"","family":"Pearce","given":"Neil","non-dropping-particle":"","parse-names":false,"suffix":""},{"dropping-particle":"","family":"Padilla","given":"Rogelio Perez","non-dropping-particle":"","parse-names":false,"suffix":""},{"dropping-particle":"","family":"Perez-Ruiz","given":"Fernando","non-dropping-particle":"","parse-names":false,"suffix":""},{"dropping-particle":"","family":"Perico","given":"Norberto","non-dropping-particle":"","parse-names":false,"suffix":""},{"dropping-particle":"","family":"Pesudovs","given":"Konrad","non-dropping-particle":"","parse-names":false,"suffix":""},{"dropping-particle":"","family":"Phillips","given":"David","non-dropping-particle":"","parse-names":false,"suffix":""},{"dropping-particle":"","family":"Phillips","given":"Michael R","non-dropping-particle":"","parse-names":false,"suffix":""},{"dropping-particle":"","family":"Pierce","given":"Kelsey","non-dropping-particle":"","parse-names":false,"suffix":""},{"dropping-particle":"","family":"Pion","given":"Sebastien","non-dropping-particle":"","parse-names":false,"suffix":""},{"dropping-particle":"V","family":"Polanczyk","given":"Guilherme","non-dropping-particle":"","parse-names":false,"suffix":""},{"dropping-particle":"","family":"Polinder","given":"Suzanne","non-dropping-particle":"","parse-names":false,"suffix":""},{"dropping-particle":"","family":"Pope","given":"C Arden 3rd","non-dropping-particle":"","parse-names":false,"suffix":""},{"dropping-particle":"","family":"Popova","given":"Svetlana","non-dropping-particle":"","parse-names":false,"suffix":""},{"dropping-particle":"","family":"Porrini","given":"Esteban","non-dropping-particle":"","parse-names":false,"suffix":""},{"dropping-particle":"","family":"Pourmalek","given":"Farshad","non-dropping-particle":"","parse-names":false,"suffix":""},{"dropping-particle":"","family":"Prince","given":"Martin","non-dropping-particle":"","parse-names":false,"suffix":""},{"dropping-particle":"","family":"Pullan","given":"Rachel L","non-dropping-particle":"","parse-names":false,"suffix":""},{"dropping-particle":"","family":"Ramaiah","given":"Kapa D","non-dropping-particle":"","parse-names":false,"suffix":""},{"dropping-particle":"","family":"Ranganathan","given":"Dharani","non-dropping-particle":"","parse-names":false,"suffix":""},{"dropping-particle":"","family":"Razavi","given":"Homie","non-dropping-particle":"","parse-names":false,"suffix":""},{"dropping-particle":"","family":"Regan","given":"Mathilda","non-dropping-particle":"","parse-names":false,"suffix":""},{"dropping-particle":"","family":"Rehm","given":"Jurgen T","non-dropping-particle":"","parse-names":false,"suffix":""},{"dropping-particle":"","family":"Rein","given":"David B","non-dropping-particle":"","parse-names":false,"suffix":""},{"dropping-particle":"","family":"Remuzzi","given":"Guiseppe","non-dropping-particle":"","parse-names":false,"suffix":""},{"dropping-particle":"","family":"Richardson","given":"Kathryn","non-dropping-particle":"","parse-names":false,"suffix":""},{"dropping-particle":"","family":"Rivara","given":"Frederick P","non-dropping-particle":"","parse-names":false,"suffix":""},{"dropping-particle":"","family":"Roberts","given":"Thomas","non-dropping-particle":"","parse-names":false,"suffix":""},{"dropping-particle":"","family":"Robinson","given":"Carolyn","non-dropping-particle":"","parse-names":false,"suffix":""},{"dropping-particle":"","family":"Leon","given":"Felipe Rodriguez","non-dropping-particle":"De","parse-names":false,"suffix":""},{"dropping-particle":"","family":"Ronfani","given":"Luca","non-dropping-particle":"","parse-names":false,"suffix":""},{"dropping-particle":"","family":"Room","given":"Robin","non-dropping-particle":"","parse-names":false,"suffix":""},{"dropping-particle":"","family":"Rosenfeld","given":"Lisa C","non-dropping-particle":"","parse-names":false,"suffix":""},{"dropping-particle":"","family":"Rushton","given":"Lesley","non-dropping-particle":"","parse-names":false,"suffix":""},{"dropping-particle":"","family":"Sacco","given":"Ralph L","non-dropping-particle":"","parse-names":false,"suffix":""},{"dropping-particle":"","family":"Saha","given":"Sukanta","non-dropping-particle":"","parse-names":false,"suffix":""},{"dropping-particle":"","family":"Sampson","given":"Uchechukwu","non-dropping-particle":"","parse-names":false,"suffix":""},{"dropping-particle":"","family":"Sanchez-Riera","given":"Lidia","non-dropping-particle":"","parse-names":false,"suffix":""},{"dropping-particle":"","family":"Sanman","given":"Ella","non-dropping-particle":"","parse-names":false,"suffix":""},{"dropping-particle":"","family":"Schwebel","given":"David C","non-dropping-particle":"","parse-names":false,"suffix":""},{"dropping-particle":"","family":"Scott","given":"James Graham","non-dropping-particle":"","parse-names":false,"suffix":""},{"dropping-particle":"","family":"Segui-Gomez","given":"Maria","non-dropping-particle":"","parse-names":false,"suffix":""},{"dropping-particle":"","family":"Shahraz","given":"Saeid","non-dropping-particle":"","parse-names":false,"suffix":""},{"dropping-particle":"","family":"Shepard","given":"Donald S","non-dropping-particle":"","parse-names":false,"suffix":""},{"dropping-particle":"","family":"Shin","given":"Hwashin","non-dropping-particle":"","parse-names":false,"suffix":""},{"dropping-particle":"","family":"Shivakoti","given":"Rupak","non-dropping-particle":"","parse-names":false,"suffix":""},{"dropping-particle":"","family":"Singh","given":"David","non-dropping-particle":"","parse-names":false,"suffix":""},{"dropping-particle":"","family":"Singh","given":"Gitanjali M","non-dropping-particle":"","parse-names":false,"suffix":""},{"dropping-particle":"","family":"Singh","given":"Jasvinder A","non-dropping-particle":"","parse-names":false,"suffix":""},{"dropping-particle":"","family":"Singleton","given":"Jessica","non-dropping-particle":"","parse-names":false,"suffix":""},{"dropping-particle":"","family":"Sleet","given":"David A","non-dropping-particle":"","parse-names":false,"suffix":""},{"dropping-particle":"","family":"Sliwa","given":"Karen","non-dropping-particle":"","parse-names":false,"suffix":""},{"dropping-particle":"","family":"Smith","given":"Emma","non-dropping-particle":"","parse-names":false,"suffix":""},{"dropping-particle":"","family":"Smith","given":"Jennifer L","non-dropping-particle":"","parse-names":false,"suffix":""},{"dropping-particle":"","family":"Stapelberg","given":"Nicolas J C","non-dropping-particle":"","parse-names":false,"suffix":""},{"dropping-particle":"","family":"Steer","given":"Andrew","non-dropping-particle":"","parse-names":false,"suffix":""},{"dropping-particle":"","family":"Steiner","given":"Timothy","non-dropping-particle":"","parse-names":false,"suffix":""},{"dropping-particle":"","family":"Stolk","given":"Wilma A","non-dropping-particle":"","parse-names":false,"suffix":""},{"dropping-particle":"","family":"Stovner","given":"Lars Jacob","non-dropping-particle":"","parse-names":false,"suffix":""},{"dropping-particle":"","family":"Sudfeld","given":"Christopher","non-dropping-particle":"","parse-names":false,"suffix":""},{"dropping-particle":"","family":"Syed","given":"Sana","non-dropping-particle":"","parse-names":false,"suffix":""},{"dropping-particle":"","family":"Tamburlini","given":"Giorgio","non-dropping-particle":"","parse-names":false,"suffix":""},{"dropping-particle":"","family":"Tavakkoli","given":"Mohammad","non-dropping-particle":"","parse-names":false,"suffix":""},{"dropping-particle":"","family":"Taylor","given":"Hugh R","non-dropping-particle":"","parse-names":false,"suffix":""},{"dropping-particle":"","family":"Taylor","given":"Jennifer A","non-dropping-particle":"","parse-names":false,"suffix":""},{"dropping-particle":"","family":"Taylor","given":"William J","non-dropping-particle":"","parse-names":false,"suffix":""},{"dropping-particle":"","family":"Thomas","given":"Bernadette","non-dropping-particle":"","parse-names":false,"suffix":""},{"dropping-particle":"","family":"Thomson","given":"W Murray","non-dropping-particle":"","parse-names":false,"suffix":""},{"dropping-particle":"","family":"Thurston","given":"George D","non-dropping-particle":"","parse-names":false,"suffix":""},{"dropping-particle":"","family":"Tleyjeh","given":"Imad M","non-dropping-particle":"","parse-names":false,"suffix":""},{"dropping-particle":"","family":"Tonelli","given":"Marcello","non-dropping-particle":"","parse-names":false,"suffix":""},{"dropping-particle":"","family":"Towbin","given":"Jeffrey A","non-dropping-particle":"","parse-names":false,"suffix":""},{"dropping-particle":"","family":"Truelsen","given":"Thomas","non-dropping-particle":"","parse-names":false,"suffix":""},{"dropping-particle":"","family":"Tsilimbaris","given":"Miltiadis K","non-dropping-particle":"","parse-names":false,"suffix":""},{"dropping-particle":"","family":"Ubeda","given":"Clotilde","non-dropping-particle":"","parse-names":false,"suffix":""},{"dropping-particle":"","family":"Undurraga","given":"Eduardo A","non-dropping-particle":"","parse-names":false,"suffix":""},{"dropping-particle":"","family":"Werf","given":"Marieke J","non-dropping-particle":"van der","parse-names":false,"suffix":""},{"dropping-particle":"","family":"Os","given":"Jim","non-dropping-particle":"van","parse-names":false,"suffix":""},{"dropping-particle":"","family":"Vavilala","given":"Monica S","non-dropping-particle":"","parse-names":false,"suffix":""},{"dropping-particle":"","family":"Venketasubramanian","given":"N","non-dropping-particle":"","parse-names":false,"suffix":""},{"dropping-particle":"","family":"Wang","given":"Mengru","non-dropping-particle":"","parse-names":false,"suffix":""},{"dropping-particle":"","family":"Wang","given":"Wenzhi","non-dropping-particle":"","parse-names":false,"suffix":""},{"dropping-particle":"","family":"Watt","given":"Kerrianne","non-dropping-particle":"","parse-names":false,"suffix":""},{"dropping-particle":"","family":"Weatherall","given":"David J","non-dropping-particle":"","parse-names":false,"suffix":""},{"dropping-particle":"","family":"Weinstock","given":"Martin A","non-dropping-particle":"","parse-names":false,"suffix":""},{"dropping-particle":"","family":"Weintraub","given":"Robert","non-dropping-particle":"","parse-names":false,"suffix":""},{"dropping-particle":"","family":"Weisskopf","given":"Marc G","non-dropping-particle":"","parse-names":false,"suffix":""},{"dropping-particle":"","family":"Weissman","given":"Myrna M","non-dropping-particle":"","parse-names":false,"suffix":""},{"dropping-particle":"","family":"White","given":"Richard A","non-dropping-particle":"","parse-names":false,"suffix":""},{"dropping-particle":"","family":"Whiteford","given":"Harvey","non-dropping-particle":"","parse-names":false,"suffix":""},{"dropping-particle":"","family":"Wiebe","given":"Natasha","non-dropping-particle":"","parse-names":false,"suffix":""},{"dropping-particle":"","family":"Wiersma","given":"Steven T","non-dropping-particle":"","parse-names":false,"suffix":""},{"dropping-particle":"","family":"Wilkinson","given":"James D","non-dropping-particle":"","parse-names":false,"suffix":""},{"dropping-particle":"","family":"Williams","given":"Hywel C","non-dropping-particle":"","parse-names":false,"suffix":""},{"dropping-particle":"","family":"Williams","given":"Sean R M","non-dropping-particle":"","parse-names":false,"suffix":""},{"dropping-particle":"","family":"Witt","given":"Emma","non-dropping-particle":"","parse-names":false,"suffix":""},{"dropping-particle":"","family":"Wolfe","given":"Frederick","non-dropping-particle":"","parse-names":false,"suffix":""},{"dropping-particle":"","family":"Woolf","given":"Anthony D","non-dropping-particle":"","parse-names":false,"suffix":""},{"dropping-particle":"","family":"Wulf","given":"Sarah","non-dropping-particle":"","parse-names":false,"suffix":""},{"dropping-particle":"","family":"Yeh","given":"Pon-Hsiu","non-dropping-particle":"","parse-names":false,"suffix":""},{"dropping-particle":"","family":"Zaidi","given":"Anita K M","non-dropping-particle":"","parse-names":false,"suffix":""},{"dropping-particle":"","family":"Zheng","given":"Zhi-Jie","non-dropping-particle":"","parse-names":false,"suffix":""},{"dropping-particle":"","family":"Zonies","given":"David","non-dropping-particle":"","parse-names":false,"suffix":""},{"dropping-particle":"","family":"Lopez","given":"Alan D","non-dropping-particle":"","parse-names":false,"suffix":""},{"dropping-particle":"","family":"AlMazroa","given":"Mohammad A","non-dropping-particle":"","parse-names":false,"suffix":""},{"dropping-particle":"","family":"Memish","given":"Ziad A","non-dropping-particle":"","parse-names":false,"suffix":""}],"container-title":"Lancet (London, England)","id":"ITEM-1","issue":"9859","issued":{"date-parts":[["2012","12"]]},"language":"eng","page":"2197-2223","publisher-place":"England","title":"Disability-adjusted life years (DALYs) for 291 diseases and injuries in 21 regions, 1990-2010: a systematic analysis for the Global Burden of Disease Study 2010.","type":"article-journal","volume":"380"},"uris":["http://www.mendeley.com/documents/?uuid=41e7a24b-7b93-48f6-84d7-b54317acdb1e"]}],"mendeley":{"formattedCitation":"&lt;sup&gt;16&lt;/sup&gt;","plainTextFormattedCitation":"16","previouslyFormattedCitation":"&lt;sup&gt;16&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16</w:t>
      </w:r>
      <w:r w:rsidR="00932424" w:rsidRPr="007670F3">
        <w:rPr>
          <w:rFonts w:cstheme="minorHAnsi"/>
          <w:sz w:val="20"/>
          <w:szCs w:val="20"/>
        </w:rPr>
        <w:fldChar w:fldCharType="end"/>
      </w:r>
      <w:r w:rsidR="00932424" w:rsidRPr="007670F3">
        <w:rPr>
          <w:rFonts w:cstheme="minorHAnsi"/>
          <w:sz w:val="20"/>
          <w:szCs w:val="20"/>
        </w:rPr>
        <w:t xml:space="preserve"> (i.e. a bigger impact than diabetes mellitus or tuberculosis), and even those infants with mild asphyxia have worse measures in cognition, movement and social metrics when compared to their peers</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{"citationItems":[{"id":"ITEM-1","itemData":{"DOI":"10.1016/S0140-6736(09)60244-0","ISSN":"1474-547X","PMID":"19386357","abstract":"Mild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Lancet","id":"ITEM-1","issue":"9675","issued":{"date-parts":[["2009","5","9"]]},"page":"1615-22","title":"Resuscitation at birth and cognition at 8 years of age: a cohort study.","type":"article-journal","volume":"373"},"uris":["http://www.mendeley.com/documents/?uuid=21b4d084-4a50-4c9b-959d-c028ca2fdff3"]},{"id":"ITEM-2","itemData":{"author":[{"dropping-particle":"","family":"Odd","given":"D E","non-dropping-particle":"","parse-names":false,"suffix":""},{"dropping-particle":"","family":"Gunnell","given":"D","non-dropping-particle":"","parse-names":false,"suffix":""},{"dropping-particle":"","family":"Whitelaw","given":"A","non-dropping-particle":"","parse-names":false,"suffix":""},{"dropping-particle":"","family":"Lewis","given":"G","non-dropping-particle":"","parse-names":false,"suffix":""}],"container-title":"Arch Dis Child","id":"ITEM-2","issued":{"date-parts":[["2010"]]},"title":"The association between birth condition and neuropsychological functioning and educational attainment at school age. A cohort study.","type":"article-journal"},"uris":["http://www.mendeley.com/documents/?uuid=4d0f1965-f4d0-430e-85c6-c2d4f544e224"]},{"id":"ITEM-3","itemData":{"DOI":"10.1136/adc.2007.123745","ISSN":"1468-2052","PMID":"17916594","abstract":"To investigate the association of brief (0-5 minutes) and prolonged (&gt;5 minutes) low Apgar scores (&lt;7) in non-encephalopathic infants with educational achievement at age 15-16 and intelligence quotients (IQs) at age 18.","author":[{"dropping-particle":"","family":"Odd","given":"D E","non-dropping-particle":"","parse-names":false,"suffix":""},{"dropping-particle":"","family":"Rasmussen","given":"F","non-dropping-particle":"","parse-names":false,"suffix":""},{"dropping-particle":"","family":"Gunnell","given":"D J","non-dropping-particle":"","parse-names":false,"suffix":""},{"dropping-particle":"","family":"Lewis","given":"G","non-dropping-particle":"","parse-names":false,"suffix":""},{"dropping-particle":"","family":"Whitelaw","given":"A","non-dropping-particle":"","parse-names":false,"suffix":""}],"container-title":"Arch Dis Child Fetal Neonatal Ed","id":"ITEM-3","issue":"2","issued":{"date-parts":[["2008","3"]]},"page":"F115-20","title":"A Cohort Study of Low Apgar Scores and Cognitive Outcomes","type":"article-journal","volume":"93"},"uris":["http://www.mendeley.com/documents/?uuid=70f9365b-ff5d-4cdb-b6ca-9c5622dd920c"]}],"mendeley":{"formattedCitation":"&lt;sup&gt;17–19&lt;/sup&gt;","plainTextFormattedCitation":"17–19","previouslyFormattedCitation":"&lt;sup&gt;17–19&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17–19</w:t>
      </w:r>
      <w:r w:rsidR="00932424" w:rsidRPr="007670F3">
        <w:rPr>
          <w:rFonts w:cstheme="minorHAnsi"/>
          <w:sz w:val="20"/>
          <w:szCs w:val="20"/>
        </w:rPr>
        <w:fldChar w:fldCharType="end"/>
      </w:r>
      <w:r w:rsidR="00932424" w:rsidRPr="007670F3">
        <w:rPr>
          <w:rFonts w:cstheme="minorHAnsi"/>
          <w:sz w:val="20"/>
          <w:szCs w:val="20"/>
        </w:rPr>
        <w:t xml:space="preserve"> and the true impact of this and other post-term related pathologies, and the economic implications, are unclear</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author":[{"dropping-particle":"","family":"Goeree","given":"R","non-dropping-particle":"","parse-names":false,"suffix":""},{"dropping-particle":"","family":"Hannah","given":"M","non-dropping-particle":"","parse-names":false,"suffix":""},{"dropping-particle":"","family":"Hewson","given":"S","non-dropping-particle":"","parse-names":false,"suffix":""}],"container-title":"Can Med Assoc J","id":"ITEM-1","issued":{"date-parts":[["1995"]]},"page":"1445-50.","title":"Cost-effectiveness of induction of labour versus serial antenatal monitoring in the Canadian Multicentre Postterm Pregnancy Trial.","type":"article-journal","volume":"9."},"uris":["http://www.mendeley.com/documents/?uuid=b872d013-a8e5-46b3-aa83-bb89109a7e59"]}],"mendeley":{"formattedCitation":"&lt;sup&gt;20&lt;/sup&gt;","plainTextFormattedCitation":"20","previouslyFormattedCitation":"&lt;sup&gt;20&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20</w:t>
      </w:r>
      <w:r w:rsidR="00932424" w:rsidRPr="007670F3">
        <w:rPr>
          <w:rFonts w:cstheme="minorHAnsi"/>
          <w:sz w:val="20"/>
          <w:szCs w:val="20"/>
        </w:rPr>
        <w:fldChar w:fldCharType="end"/>
      </w:r>
      <w:r w:rsidR="00932424" w:rsidRPr="007670F3">
        <w:rPr>
          <w:rFonts w:cstheme="minorHAnsi"/>
          <w:sz w:val="20"/>
          <w:szCs w:val="20"/>
        </w:rPr>
        <w:t>. However interventions, such as induction of labour or operative delivery, can be employed if the risks of continuing the pregnancy are higher than delivery: for either the mother or the infant</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{"citationItems":[{"id":"ITEM-1","itemData":{"DOI":"10.1001/jama.2015.15553","ISSN":"1538-3598 (Electronic)","PMID":"26624825","abstract":"IMPORTANCE: Based on older analyses, the 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100,000 live births) or neonatal mortality rates (neonatal mortality before age 28 days per 1000 live births). RESULTS: The estimated number of cesarean deliveries in 2012 was 22.9 million (95% CI, 22.5 million to 23.2 million). At a country-level, cesarean delivery rate estimates up to 19.1 per 100 live births (95% CI, 16.3 to 21.9) and 19.4 per 100 live births (95% CI, 18.6 to 20.3) were inversely correlated with maternal mortality ratio (adjusted slope coefficient, -10.1; 95% CI, -16.8 to -3.4; P = .003) and neonatal mortality rate (adjusted slope coefficient, -0.8; 95% 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 CI, -32.2 to -10.5, P &lt; .001). Cesarean delivery rates of 12.6 to 24.0 per 100 live births were inversely correlated with neonatal mortality …","author":[{"dropping-particle":"","family":"Molina","given":"George","non-dropping-particle":"","parse-names":false,"suffix":""},{"dropping-particle":"","family":"Weiser","given":"Thomas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B","non-dropping-particle":"","parse-names":false,"suffix":""}],"container-title":"JAMA","id":"ITEM-1","issue":"21","issued":{"date-parts":[["2015","12"]]},"language":"eng","page":"2263-2270","publisher-place":"United States","title":"Relationship Between Cesarean Delivery Rate and Maternal and Neonatal Mortality.","type":"article-journal","volume":"314"},"uris":["http://www.mendeley.com/documents/?uuid=aed1d309-eab4-4dd1-8a50-82632a4a7a23"]}],"mendeley":{"formattedCitation":"&lt;sup&gt;21&lt;/sup&gt;","plainTextFormattedCitation":"21","previouslyFormattedCitation":"&lt;sup&gt;21&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21</w:t>
      </w:r>
      <w:r w:rsidR="00932424" w:rsidRPr="007670F3">
        <w:rPr>
          <w:rFonts w:cstheme="minorHAnsi"/>
          <w:sz w:val="20"/>
          <w:szCs w:val="20"/>
        </w:rPr>
        <w:fldChar w:fldCharType="end"/>
      </w:r>
      <w:r w:rsidR="00932424" w:rsidRPr="007670F3">
        <w:rPr>
          <w:rFonts w:cstheme="minorHAnsi"/>
          <w:sz w:val="20"/>
          <w:szCs w:val="20"/>
        </w:rPr>
        <w:t>. This lack of clear data on the perinatal risks and long term outcomes of these infants likely contributes to the variation in management of mothers with post-term babies</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DOI":"10.1002/14651858.CD004945.pub3.","author":[{"dropping-particle":"","family":"Gülmezoglu","given":"AM","non-dropping-particle":"","parse-names":false,"suffix":""},{"dropping-particle":"","family":"Crowther","given":"C","non-dropping-particle":"","parse-names":false,"suffix":""},{"dropping-particle":"","family":"Middleton","given":"P","non-dropping-particle":"","parse-names":false,"suffix":""},{"dropping-particle":"","family":"Peatley","given":"E","non-dropping-particle":"","parse-names":false,"suffix":""}],"container-title":"Cochrane Database Syst Rev.","id":"ITEM-1","issued":{"date-parts":[["2012"]]},"title":"Induction of labour for improving birth outcomes for women at or beyond term","type":"article-journal"},"uris":["http://www.mendeley.com/documents/?uuid=36469f19-7015-4870-a7f8-162ab3459c7d"]}],"mendeley":{"formattedCitation":"&lt;sup&gt;11&lt;/sup&gt;","plainTextFormattedCitation":"11","previouslyFormattedCitation":"&lt;sup&gt;11&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11</w:t>
      </w:r>
      <w:r w:rsidR="00932424" w:rsidRPr="007670F3">
        <w:rPr>
          <w:rFonts w:cstheme="minorHAnsi"/>
          <w:sz w:val="20"/>
          <w:szCs w:val="20"/>
        </w:rPr>
        <w:fldChar w:fldCharType="end"/>
      </w:r>
      <w:r w:rsidR="00932424" w:rsidRPr="007670F3">
        <w:rPr>
          <w:rFonts w:cstheme="minorHAnsi"/>
          <w:sz w:val="20"/>
          <w:szCs w:val="20"/>
        </w:rPr>
        <w:t xml:space="preserve"> and current NICE guidelines recognise this, and suggest that a research priority is to “identify babies at particularly high risk of morbidity and mortality who will benefit from induction and therefore avoid induction for babies who do not need it”</w:t>
      </w:r>
      <w:r w:rsidR="00932424" w:rsidRPr="007670F3">
        <w:rPr>
          <w:rFonts w:cstheme="minorHAnsi"/>
          <w:sz w:val="20"/>
          <w:szCs w:val="20"/>
        </w:rPr>
        <w:fldChar w:fldCharType="begin" w:fldLock="1"/>
      </w:r>
      <w:r w:rsidR="00932424" w:rsidRPr="007670F3">
        <w:rPr>
          <w:rFonts w:cstheme="minorHAnsi"/>
          <w:sz w:val="20"/>
          <w:szCs w:val="20"/>
        </w:rPr>
        <w:instrText>ADDIN CSL_CITATION {"citationItems":[{"id":"ITEM-1","itemData":{"container-title":"NICE Clinical Guideline (July 2008)","id":"ITEM-1","issued":{"date-parts":[["0"]]},"title":"Induction of labour","type":"article-journal"},"uris":["http://www.mendeley.com/documents/?uuid=1ccf7db0-1912-46e9-af09-1a12f8c0fae7"]}],"mendeley":{"formattedCitation":"&lt;sup&gt;22&lt;/sup&gt;","plainTextFormattedCitation":"22","previouslyFormattedCitation":"&lt;sup&gt;22&lt;/sup&gt;"},"properties":{"noteIndex":0},"schema":"https://github.com/citation-style-language/schema/raw/master/csl-citation.json"}</w:instrText>
      </w:r>
      <w:r w:rsidR="00932424" w:rsidRPr="007670F3">
        <w:rPr>
          <w:rFonts w:cstheme="minorHAnsi"/>
          <w:sz w:val="20"/>
          <w:szCs w:val="20"/>
        </w:rPr>
        <w:fldChar w:fldCharType="separate"/>
      </w:r>
      <w:r w:rsidR="00932424" w:rsidRPr="007670F3">
        <w:rPr>
          <w:rFonts w:cstheme="minorHAnsi"/>
          <w:noProof/>
          <w:sz w:val="20"/>
          <w:szCs w:val="20"/>
          <w:vertAlign w:val="superscript"/>
        </w:rPr>
        <w:t>22</w:t>
      </w:r>
      <w:r w:rsidR="00932424" w:rsidRPr="007670F3">
        <w:rPr>
          <w:rFonts w:cstheme="minorHAnsi"/>
          <w:sz w:val="20"/>
          <w:szCs w:val="20"/>
        </w:rPr>
        <w:fldChar w:fldCharType="end"/>
      </w:r>
      <w:r w:rsidR="00932424" w:rsidRPr="007670F3">
        <w:rPr>
          <w:rFonts w:cstheme="minorHAnsi"/>
          <w:sz w:val="20"/>
          <w:szCs w:val="20"/>
        </w:rPr>
        <w:t>.</w:t>
      </w:r>
      <w:r w:rsidR="00370A6F">
        <w:rPr>
          <w:rFonts w:cstheme="minorHAnsi"/>
          <w:sz w:val="20"/>
          <w:szCs w:val="20"/>
        </w:rPr>
        <w:t xml:space="preserve"> </w:t>
      </w:r>
    </w:p>
    <w:p w14:paraId="5B656321" w14:textId="77777777" w:rsidR="00266407" w:rsidRPr="00266407" w:rsidRDefault="00370A6F" w:rsidP="003318D7">
      <w:pPr>
        <w:spacing w:line="360" w:lineRule="auto"/>
        <w:rPr>
          <w:rFonts w:cstheme="minorHAnsi"/>
          <w:sz w:val="20"/>
          <w:szCs w:val="20"/>
        </w:rPr>
      </w:pPr>
      <w:r w:rsidRPr="007670F3">
        <w:rPr>
          <w:rFonts w:cstheme="minorHAnsi"/>
          <w:sz w:val="20"/>
          <w:szCs w:val="20"/>
        </w:rPr>
        <w:t xml:space="preserve">Risk factors for perinatal asphyxia and encephalopathy have been derived by a number of papers; although one of the most cited remains the work by Badawi </w:t>
      </w:r>
      <w:r w:rsidRPr="000F1A04">
        <w:rPr>
          <w:rFonts w:cstheme="minorHAnsi"/>
          <w:i/>
          <w:sz w:val="20"/>
          <w:szCs w:val="20"/>
        </w:rPr>
        <w:t>et al</w:t>
      </w:r>
      <w:r w:rsidRPr="007670F3">
        <w:rPr>
          <w:rFonts w:cstheme="minorHAnsi"/>
          <w:sz w:val="20"/>
          <w:szCs w:val="20"/>
        </w:rPr>
        <w:fldChar w:fldCharType="begin" w:fldLock="1"/>
      </w:r>
      <w:r w:rsidRPr="007670F3">
        <w:rPr>
          <w:rFonts w:cstheme="minorHAnsi"/>
          <w:sz w:val="20"/>
          <w:szCs w:val="20"/>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Pr="007670F3">
        <w:rPr>
          <w:rFonts w:cstheme="minorHAnsi"/>
          <w:sz w:val="20"/>
          <w:szCs w:val="20"/>
        </w:rPr>
        <w:fldChar w:fldCharType="separate"/>
      </w:r>
      <w:r w:rsidRPr="007670F3">
        <w:rPr>
          <w:rFonts w:cstheme="minorHAnsi"/>
          <w:noProof/>
          <w:sz w:val="20"/>
          <w:szCs w:val="20"/>
          <w:vertAlign w:val="superscript"/>
        </w:rPr>
        <w:t>10,26</w:t>
      </w:r>
      <w:r w:rsidRPr="007670F3">
        <w:rPr>
          <w:rFonts w:cstheme="minorHAnsi"/>
          <w:sz w:val="20"/>
          <w:szCs w:val="20"/>
        </w:rPr>
        <w:fldChar w:fldCharType="end"/>
      </w:r>
      <w:r w:rsidRPr="007670F3">
        <w:rPr>
          <w:rFonts w:cstheme="minorHAnsi"/>
          <w:sz w:val="20"/>
          <w:szCs w:val="20"/>
        </w:rPr>
        <w:t xml:space="preserve">. This work identifies 35 potential risk factors for encephalopathy in an Australian population (Figure 1) and together have been cited over 700 times (Data extracted Web of Science 17/12/2019). </w:t>
      </w:r>
      <w:r>
        <w:rPr>
          <w:rFonts w:cstheme="minorHAnsi"/>
          <w:sz w:val="20"/>
          <w:szCs w:val="20"/>
        </w:rPr>
        <w:t xml:space="preserve">In contrast the use of Machine Learning (ML) and Artificial Intelligence algorithms to predict health outcomes is currently of great interest. However often these models require cleaned data, preparatory work </w:t>
      </w:r>
      <w:r w:rsidR="00266407">
        <w:rPr>
          <w:rFonts w:cstheme="minorHAnsi"/>
          <w:sz w:val="20"/>
          <w:szCs w:val="20"/>
        </w:rPr>
        <w:t xml:space="preserve">and advanced training and </w:t>
      </w:r>
      <w:r w:rsidR="00266407" w:rsidRPr="003318D7">
        <w:rPr>
          <w:rFonts w:cstheme="minorHAnsi"/>
          <w:sz w:val="20"/>
          <w:szCs w:val="20"/>
        </w:rPr>
        <w:t xml:space="preserve">expertise to develop, before </w:t>
      </w:r>
      <w:r w:rsidRPr="003318D7">
        <w:rPr>
          <w:rFonts w:cstheme="minorHAnsi"/>
          <w:sz w:val="20"/>
          <w:szCs w:val="20"/>
        </w:rPr>
        <w:t>they are able to meet, or exceed, clinical prediction.</w:t>
      </w:r>
      <w:r w:rsidR="003318D7" w:rsidRPr="003318D7">
        <w:rPr>
          <w:rFonts w:cstheme="minorHAnsi"/>
          <w:sz w:val="20"/>
          <w:szCs w:val="20"/>
        </w:rPr>
        <w:t xml:space="preserve"> Recently more automated techniques have become available, </w:t>
      </w:r>
      <w:r w:rsidR="00266407" w:rsidRPr="003318D7">
        <w:rPr>
          <w:rFonts w:cstheme="minorHAnsi"/>
          <w:sz w:val="20"/>
          <w:szCs w:val="20"/>
        </w:rPr>
        <w:t>collectively known as Auto Machine Learning (</w:t>
      </w:r>
      <w:proofErr w:type="spellStart"/>
      <w:r w:rsidR="00266407" w:rsidRPr="003318D7">
        <w:rPr>
          <w:rFonts w:cstheme="minorHAnsi"/>
          <w:sz w:val="20"/>
          <w:szCs w:val="20"/>
        </w:rPr>
        <w:t>AutoML</w:t>
      </w:r>
      <w:proofErr w:type="spellEnd"/>
      <w:r w:rsidR="00266407" w:rsidRPr="003318D7">
        <w:rPr>
          <w:rFonts w:cstheme="minorHAnsi"/>
          <w:sz w:val="20"/>
          <w:szCs w:val="20"/>
        </w:rPr>
        <w:t xml:space="preserve">). </w:t>
      </w:r>
      <w:r w:rsidR="003318D7" w:rsidRPr="003318D7">
        <w:rPr>
          <w:rFonts w:cstheme="minorHAnsi"/>
          <w:sz w:val="20"/>
          <w:szCs w:val="20"/>
        </w:rPr>
        <w:t xml:space="preserve">While </w:t>
      </w:r>
      <w:r w:rsidR="00266407" w:rsidRPr="003318D7">
        <w:rPr>
          <w:rFonts w:cstheme="minorHAnsi"/>
          <w:sz w:val="20"/>
          <w:szCs w:val="20"/>
        </w:rPr>
        <w:t>computationally expensive</w:t>
      </w:r>
      <w:r w:rsidR="003318D7" w:rsidRPr="003318D7">
        <w:rPr>
          <w:rFonts w:cstheme="minorHAnsi"/>
          <w:sz w:val="20"/>
          <w:szCs w:val="20"/>
        </w:rPr>
        <w:t xml:space="preserve"> they are now available as both standalone packages and cloud platforms. </w:t>
      </w:r>
    </w:p>
    <w:p w14:paraId="5B98BE68" w14:textId="77777777" w:rsidR="000F1A04" w:rsidRPr="00ED7B7B" w:rsidRDefault="000F1A04" w:rsidP="000F1A04">
      <w:pPr>
        <w:spacing w:line="360" w:lineRule="auto"/>
        <w:rPr>
          <w:rFonts w:cstheme="minorHAnsi"/>
          <w:sz w:val="20"/>
          <w:szCs w:val="20"/>
        </w:rPr>
      </w:pPr>
      <w:r w:rsidRPr="00ED7B7B">
        <w:rPr>
          <w:rFonts w:cstheme="minorHAnsi"/>
          <w:sz w:val="20"/>
          <w:szCs w:val="20"/>
        </w:rPr>
        <w:t>This work is based on the Collaborative Perinatal Project</w:t>
      </w:r>
      <w:r w:rsidRPr="00ED7B7B">
        <w:rPr>
          <w:rFonts w:cstheme="minorHAnsi"/>
          <w:sz w:val="20"/>
          <w:szCs w:val="20"/>
        </w:rPr>
        <w:fldChar w:fldCharType="begin" w:fldLock="1"/>
      </w:r>
      <w:r w:rsidRPr="00ED7B7B">
        <w:rPr>
          <w:rFonts w:cstheme="minorHAnsi"/>
          <w:sz w:val="20"/>
          <w:szCs w:val="20"/>
        </w:rPr>
        <w:instrText>ADDIN CSL_CITATION {"citationItems":[{"id":"ITEM-1","itemData":{"ISBN":"0021-7263","PMID":"5556535","author":[{"dropping-particle":"","family":"Hardy","given":"J B","non-dropping-particle":"","parse-names":false,"suffix":""}],"container-title":"Johns Hopkins Medical Journal","id":"ITEM-1","issue":"5","issued":{"date-parts":[["1971"]]},"note":"Hardy JB\nUnited states\nJournal Article","page":"238-243","title":"The Johns Hopkins Collaborative Perinatal Project. Descriptive background","type":"article-journal","volume":"128"},"uris":["http://www.mendeley.com/documents/?uuid=72c369b1-c4cd-4fcd-8a9c-d9baa5e881d2"]}],"mendeley":{"formattedCitation":"&lt;sup&gt;24&lt;/sup&gt;","plainTextFormattedCitation":"24","previouslyFormattedCitation":"&lt;sup&gt;24&lt;/sup&gt;"},"properties":{"noteIndex":0},"schema":"https://github.com/citation-style-language/schema/raw/master/csl-citation.json"}</w:instrText>
      </w:r>
      <w:r w:rsidRPr="00ED7B7B">
        <w:rPr>
          <w:rFonts w:cstheme="minorHAnsi"/>
          <w:sz w:val="20"/>
          <w:szCs w:val="20"/>
        </w:rPr>
        <w:fldChar w:fldCharType="separate"/>
      </w:r>
      <w:r w:rsidRPr="00ED7B7B">
        <w:rPr>
          <w:rFonts w:cstheme="minorHAnsi"/>
          <w:noProof/>
          <w:sz w:val="20"/>
          <w:szCs w:val="20"/>
          <w:vertAlign w:val="superscript"/>
        </w:rPr>
        <w:t>24</w:t>
      </w:r>
      <w:r w:rsidRPr="00ED7B7B">
        <w:rPr>
          <w:rFonts w:cstheme="minorHAnsi"/>
          <w:sz w:val="20"/>
          <w:szCs w:val="20"/>
        </w:rPr>
        <w:fldChar w:fldCharType="end"/>
      </w:r>
      <w:r w:rsidRPr="00ED7B7B">
        <w:rPr>
          <w:rFonts w:cstheme="minorHAnsi"/>
          <w:sz w:val="20"/>
          <w:szCs w:val="20"/>
        </w:rPr>
        <w:t xml:space="preserve">. </w:t>
      </w:r>
      <w:r w:rsidRPr="00ED7B7B">
        <w:rPr>
          <w:rFonts w:cstheme="minorHAnsi"/>
          <w:sz w:val="21"/>
          <w:szCs w:val="21"/>
        </w:rPr>
        <w:t>Collection of Data was from 14 units across the United States and showed little evidence of selection bias</w:t>
      </w:r>
      <w:r w:rsidRPr="00ED7B7B">
        <w:rPr>
          <w:rFonts w:cstheme="minorHAnsi"/>
          <w:sz w:val="21"/>
          <w:szCs w:val="21"/>
        </w:rPr>
        <w:fldChar w:fldCharType="begin" w:fldLock="1"/>
      </w:r>
      <w:r w:rsidRPr="00ED7B7B">
        <w:rPr>
          <w:rFonts w:cstheme="minorHAnsi"/>
          <w:sz w:val="21"/>
          <w:szCs w:val="21"/>
        </w:rPr>
        <w:instrText>ADDIN CSL_CITATION {"citationItems":[{"id":"ITEM-1","itemData":{"author":[{"dropping-particle":"","family":"Niswander","given":"KR","non-dropping-particle":"","parse-names":false,"suffix":""},{"dropping-particle":"","family":"Gordon","given":"M. T","non-dropping-particle":"","parse-names":false,"suffix":""}],"id":"ITEM-1","issued":{"date-parts":[["1972"]]},"number-of-pages":"540","publisher":"USGov. Printing Press","publisher-place":"Washington DC","title":"The Women and Their Pregnancies: The Collaborative Perinatal Study of the NINDS","type":"book"},"uris":["http://www.mendeley.com/documents/?uuid=b24b0eea-6a05-43cb-8b20-974874940f7b"]}],"mendeley":{"formattedCitation":"&lt;sup&gt;25&lt;/sup&gt;","plainTextFormattedCitation":"25","previouslyFormattedCitation":"&lt;sup&gt;25&lt;/sup&gt;"},"properties":{"noteIndex":0},"schema":"https://github.com/citation-style-language/schema/raw/master/csl-citation.json"}</w:instrText>
      </w:r>
      <w:r w:rsidRPr="00ED7B7B">
        <w:rPr>
          <w:rFonts w:cstheme="minorHAnsi"/>
          <w:sz w:val="21"/>
          <w:szCs w:val="21"/>
        </w:rPr>
        <w:fldChar w:fldCharType="separate"/>
      </w:r>
      <w:r w:rsidRPr="00ED7B7B">
        <w:rPr>
          <w:rFonts w:cstheme="minorHAnsi"/>
          <w:noProof/>
          <w:sz w:val="21"/>
          <w:szCs w:val="21"/>
          <w:vertAlign w:val="superscript"/>
        </w:rPr>
        <w:t>25</w:t>
      </w:r>
      <w:r w:rsidRPr="00ED7B7B">
        <w:rPr>
          <w:rFonts w:cstheme="minorHAnsi"/>
          <w:sz w:val="21"/>
          <w:szCs w:val="21"/>
        </w:rPr>
        <w:fldChar w:fldCharType="end"/>
      </w:r>
      <w:r w:rsidRPr="00ED7B7B">
        <w:rPr>
          <w:rFonts w:cstheme="minorHAnsi"/>
          <w:sz w:val="21"/>
          <w:szCs w:val="21"/>
        </w:rPr>
        <w:t>. The dataset collected data on approximately 60,000 pregnancies, and 58,000 live born infants born between 1959 and 1965. Data was collected throughout the prenatal period, labour and delivery,</w:t>
      </w:r>
      <w:r w:rsidR="00370A6F" w:rsidRPr="00ED7B7B">
        <w:rPr>
          <w:rFonts w:cstheme="minorHAnsi"/>
          <w:sz w:val="21"/>
          <w:szCs w:val="21"/>
        </w:rPr>
        <w:t xml:space="preserve"> </w:t>
      </w:r>
      <w:r w:rsidRPr="00ED7B7B">
        <w:rPr>
          <w:rFonts w:cstheme="minorHAnsi"/>
          <w:sz w:val="21"/>
          <w:szCs w:val="21"/>
        </w:rPr>
        <w:t xml:space="preserve">postpartum and as the child grew. </w:t>
      </w:r>
    </w:p>
    <w:p w14:paraId="0DCD7852" w14:textId="77777777" w:rsidR="007670F3" w:rsidRPr="00ED7B7B" w:rsidRDefault="007670F3" w:rsidP="00184312">
      <w:pPr>
        <w:spacing w:line="360" w:lineRule="auto"/>
        <w:rPr>
          <w:rFonts w:cstheme="minorHAnsi"/>
          <w:sz w:val="21"/>
          <w:szCs w:val="21"/>
        </w:rPr>
      </w:pPr>
    </w:p>
    <w:p w14:paraId="1E8DA1C8" w14:textId="77777777" w:rsidR="0094659E" w:rsidRDefault="00210AE8" w:rsidP="00184312">
      <w:pPr>
        <w:spacing w:line="360" w:lineRule="auto"/>
        <w:rPr>
          <w:rFonts w:cstheme="minorHAnsi"/>
          <w:b/>
          <w:sz w:val="20"/>
          <w:szCs w:val="20"/>
        </w:rPr>
      </w:pPr>
      <w:r w:rsidRPr="007670F3">
        <w:rPr>
          <w:rFonts w:cstheme="minorHAnsi"/>
          <w:b/>
          <w:sz w:val="20"/>
          <w:szCs w:val="20"/>
        </w:rPr>
        <w:t>AIMS</w:t>
      </w:r>
    </w:p>
    <w:p w14:paraId="3A842DC7" w14:textId="77777777" w:rsidR="00232899" w:rsidRPr="00932424" w:rsidRDefault="00232899" w:rsidP="00184312">
      <w:pPr>
        <w:pStyle w:val="ListParagraph"/>
        <w:numPr>
          <w:ilvl w:val="0"/>
          <w:numId w:val="1"/>
        </w:numPr>
        <w:spacing w:after="0" w:line="360" w:lineRule="auto"/>
        <w:rPr>
          <w:rFonts w:cstheme="minorHAnsi"/>
          <w:sz w:val="20"/>
          <w:szCs w:val="20"/>
        </w:rPr>
      </w:pPr>
      <w:r w:rsidRPr="007670F3">
        <w:rPr>
          <w:rFonts w:cstheme="minorHAnsi"/>
          <w:sz w:val="20"/>
          <w:szCs w:val="20"/>
        </w:rPr>
        <w:lastRenderedPageBreak/>
        <w:t>The aim of this work is</w:t>
      </w:r>
      <w:r w:rsidR="003446EE" w:rsidRPr="007670F3">
        <w:rPr>
          <w:rFonts w:cstheme="minorHAnsi"/>
          <w:sz w:val="20"/>
          <w:szCs w:val="20"/>
        </w:rPr>
        <w:t xml:space="preserve"> t</w:t>
      </w:r>
      <w:r w:rsidRPr="007670F3">
        <w:rPr>
          <w:rFonts w:cstheme="minorHAnsi"/>
          <w:sz w:val="20"/>
          <w:szCs w:val="20"/>
        </w:rPr>
        <w:t>o identify if an agnostic ML model can predict, from historic</w:t>
      </w:r>
      <w:r w:rsidR="00A072A3" w:rsidRPr="007670F3">
        <w:rPr>
          <w:rFonts w:cstheme="minorHAnsi"/>
          <w:sz w:val="20"/>
          <w:szCs w:val="20"/>
        </w:rPr>
        <w:t xml:space="preserve"> data, as well, or better than established risk factors</w:t>
      </w:r>
      <w:r w:rsidRPr="00932424">
        <w:rPr>
          <w:rFonts w:cstheme="minorHAnsi"/>
          <w:sz w:val="20"/>
          <w:szCs w:val="20"/>
        </w:rPr>
        <w:t>, to predict a poor outcome at the onset of labour.</w:t>
      </w:r>
    </w:p>
    <w:p w14:paraId="7BDD0700" w14:textId="77777777" w:rsidR="003446EE" w:rsidRPr="00932424" w:rsidRDefault="003446EE" w:rsidP="00184312">
      <w:pPr>
        <w:pStyle w:val="ListParagraph"/>
        <w:numPr>
          <w:ilvl w:val="0"/>
          <w:numId w:val="1"/>
        </w:numPr>
        <w:spacing w:after="0" w:line="360" w:lineRule="auto"/>
        <w:rPr>
          <w:rFonts w:cstheme="minorHAnsi"/>
          <w:sz w:val="20"/>
          <w:szCs w:val="20"/>
        </w:rPr>
      </w:pPr>
      <w:r w:rsidRPr="00932424">
        <w:rPr>
          <w:rFonts w:cstheme="minorHAnsi"/>
          <w:sz w:val="20"/>
          <w:szCs w:val="20"/>
        </w:rPr>
        <w:t xml:space="preserve">To test if measures of infant growth can improve </w:t>
      </w:r>
      <w:r w:rsidR="00ED7B7B">
        <w:rPr>
          <w:rFonts w:cstheme="minorHAnsi"/>
          <w:sz w:val="20"/>
          <w:szCs w:val="20"/>
        </w:rPr>
        <w:t xml:space="preserve">the </w:t>
      </w:r>
      <w:r w:rsidRPr="00932424">
        <w:rPr>
          <w:rFonts w:cstheme="minorHAnsi"/>
          <w:sz w:val="20"/>
          <w:szCs w:val="20"/>
        </w:rPr>
        <w:t>prediction of hypoxic-ischaemic encephalopathy.</w:t>
      </w:r>
    </w:p>
    <w:p w14:paraId="696297CA" w14:textId="77777777" w:rsidR="003446EE" w:rsidRPr="00932424" w:rsidRDefault="003446EE" w:rsidP="00184312">
      <w:pPr>
        <w:pStyle w:val="ListParagraph"/>
        <w:numPr>
          <w:ilvl w:val="0"/>
          <w:numId w:val="1"/>
        </w:numPr>
        <w:spacing w:after="0" w:line="360" w:lineRule="auto"/>
        <w:rPr>
          <w:rFonts w:cstheme="minorHAnsi"/>
          <w:sz w:val="20"/>
          <w:szCs w:val="20"/>
        </w:rPr>
      </w:pPr>
      <w:r w:rsidRPr="00932424">
        <w:rPr>
          <w:rFonts w:cstheme="minorHAnsi"/>
          <w:sz w:val="20"/>
          <w:szCs w:val="20"/>
        </w:rPr>
        <w:t>Estimate the amount of hypoxic brain injury potentially preventable using the above models.</w:t>
      </w:r>
    </w:p>
    <w:p w14:paraId="066605EA" w14:textId="77777777" w:rsidR="00232899" w:rsidRPr="00932424" w:rsidRDefault="00232899" w:rsidP="00184312">
      <w:pPr>
        <w:spacing w:line="360" w:lineRule="auto"/>
        <w:rPr>
          <w:rFonts w:cstheme="minorHAnsi"/>
          <w:sz w:val="20"/>
          <w:szCs w:val="20"/>
        </w:rPr>
      </w:pPr>
    </w:p>
    <w:p w14:paraId="12FD9A35" w14:textId="77777777" w:rsidR="00232899" w:rsidRPr="00932424" w:rsidRDefault="00210AE8" w:rsidP="00184312">
      <w:pPr>
        <w:spacing w:line="360" w:lineRule="auto"/>
        <w:rPr>
          <w:rFonts w:cstheme="minorHAnsi"/>
          <w:b/>
          <w:sz w:val="20"/>
          <w:szCs w:val="20"/>
        </w:rPr>
      </w:pPr>
      <w:r w:rsidRPr="00932424">
        <w:rPr>
          <w:rFonts w:cstheme="minorHAnsi"/>
          <w:b/>
          <w:sz w:val="20"/>
          <w:szCs w:val="20"/>
        </w:rPr>
        <w:t>METHODS</w:t>
      </w:r>
    </w:p>
    <w:p w14:paraId="26119F93" w14:textId="77777777" w:rsidR="00906FC0" w:rsidRDefault="00906FC0" w:rsidP="00184312">
      <w:pPr>
        <w:spacing w:line="360" w:lineRule="auto"/>
        <w:rPr>
          <w:rFonts w:cstheme="minorHAnsi"/>
          <w:sz w:val="20"/>
          <w:szCs w:val="20"/>
        </w:rPr>
      </w:pPr>
    </w:p>
    <w:p w14:paraId="0D238659" w14:textId="77777777" w:rsidR="00906FC0" w:rsidRDefault="00906FC0" w:rsidP="00184312">
      <w:pPr>
        <w:spacing w:line="360" w:lineRule="auto"/>
        <w:rPr>
          <w:rFonts w:cstheme="minorHAnsi"/>
          <w:b/>
          <w:sz w:val="20"/>
          <w:szCs w:val="20"/>
        </w:rPr>
      </w:pPr>
      <w:r w:rsidRPr="00906FC0">
        <w:rPr>
          <w:rFonts w:cstheme="minorHAnsi"/>
          <w:b/>
          <w:sz w:val="20"/>
          <w:szCs w:val="20"/>
        </w:rPr>
        <w:t>Cohort Development</w:t>
      </w:r>
    </w:p>
    <w:p w14:paraId="26E5C3CC" w14:textId="77777777" w:rsidR="00906FC0" w:rsidRPr="00906FC0" w:rsidRDefault="00906FC0" w:rsidP="00184312">
      <w:pPr>
        <w:spacing w:line="360" w:lineRule="auto"/>
        <w:rPr>
          <w:rFonts w:cstheme="minorHAnsi"/>
          <w:sz w:val="20"/>
          <w:szCs w:val="20"/>
        </w:rPr>
      </w:pPr>
      <w:r>
        <w:rPr>
          <w:rFonts w:cstheme="minorHAnsi"/>
          <w:sz w:val="20"/>
          <w:szCs w:val="20"/>
        </w:rPr>
        <w:t xml:space="preserve">The dataset is based on the full CPP </w:t>
      </w:r>
      <w:r w:rsidR="009B03B2">
        <w:rPr>
          <w:rFonts w:cstheme="minorHAnsi"/>
          <w:sz w:val="20"/>
          <w:szCs w:val="20"/>
        </w:rPr>
        <w:t xml:space="preserve">variable file </w:t>
      </w:r>
      <w:r>
        <w:rPr>
          <w:rFonts w:cstheme="minorHAnsi"/>
          <w:sz w:val="20"/>
          <w:szCs w:val="20"/>
        </w:rPr>
        <w:t xml:space="preserve">dataset; containing data in </w:t>
      </w:r>
      <w:r w:rsidRPr="00906FC0">
        <w:rPr>
          <w:rFonts w:cstheme="minorHAnsi"/>
          <w:sz w:val="20"/>
          <w:szCs w:val="20"/>
        </w:rPr>
        <w:t>58,760</w:t>
      </w:r>
      <w:r>
        <w:rPr>
          <w:rFonts w:cstheme="minorHAnsi"/>
          <w:sz w:val="20"/>
          <w:szCs w:val="20"/>
        </w:rPr>
        <w:t xml:space="preserve"> infants. A total of 12,005 infants were born preterm (&lt;37 weeks of completed gestation), 5476 were born after 42 weeks, and 964 were born to a mother of less than 16 years age; leaving a total of </w:t>
      </w:r>
      <w:r w:rsidRPr="00906FC0">
        <w:rPr>
          <w:rFonts w:cstheme="minorHAnsi"/>
          <w:sz w:val="20"/>
          <w:szCs w:val="20"/>
        </w:rPr>
        <w:t>40</w:t>
      </w:r>
      <w:r w:rsidR="00ED7B7B">
        <w:rPr>
          <w:rFonts w:cstheme="minorHAnsi"/>
          <w:sz w:val="20"/>
          <w:szCs w:val="20"/>
        </w:rPr>
        <w:t>,</w:t>
      </w:r>
      <w:r w:rsidRPr="00906FC0">
        <w:rPr>
          <w:rFonts w:cstheme="minorHAnsi"/>
          <w:sz w:val="20"/>
          <w:szCs w:val="20"/>
        </w:rPr>
        <w:t>315</w:t>
      </w:r>
      <w:r>
        <w:rPr>
          <w:rFonts w:cstheme="minorHAnsi"/>
          <w:sz w:val="20"/>
          <w:szCs w:val="20"/>
        </w:rPr>
        <w:t xml:space="preserve"> for the analyses. 19,487 infants were born between 1959 and 1962 (and were placed in the first cohort), while 20,828 were born between 1963 and 1966 (and were placed in the second). </w:t>
      </w:r>
    </w:p>
    <w:p w14:paraId="57953D2E" w14:textId="77777777" w:rsidR="00A66215" w:rsidRPr="00932424" w:rsidRDefault="00A66215" w:rsidP="00184312">
      <w:pPr>
        <w:spacing w:line="360" w:lineRule="auto"/>
        <w:rPr>
          <w:rFonts w:cstheme="minorHAnsi"/>
          <w:sz w:val="20"/>
          <w:szCs w:val="20"/>
        </w:rPr>
      </w:pPr>
      <w:r w:rsidRPr="00932424">
        <w:rPr>
          <w:rFonts w:cstheme="minorHAnsi"/>
          <w:sz w:val="20"/>
          <w:szCs w:val="20"/>
        </w:rPr>
        <w:t>Primary outcome is hypoxic-ischaemic encephalopathy</w:t>
      </w:r>
      <w:r w:rsidR="002B101E" w:rsidRPr="00932424">
        <w:rPr>
          <w:rFonts w:cstheme="minorHAnsi"/>
          <w:sz w:val="20"/>
          <w:szCs w:val="20"/>
        </w:rPr>
        <w:t xml:space="preserve"> (HIE)</w:t>
      </w:r>
      <w:r w:rsidRPr="00932424">
        <w:rPr>
          <w:rFonts w:cstheme="minorHAnsi"/>
          <w:sz w:val="20"/>
          <w:szCs w:val="20"/>
        </w:rPr>
        <w:t xml:space="preserve"> defined as having definite seizures, hypertonia, jitteriness, hypotonia, abnormal reflexes, or abnormal cry; after having a low 5 minute Apgar score (&lt;7)</w:t>
      </w:r>
      <w:r w:rsidR="00B23379">
        <w:rPr>
          <w:rFonts w:cstheme="minorHAnsi"/>
          <w:sz w:val="20"/>
          <w:szCs w:val="20"/>
        </w:rPr>
        <w:fldChar w:fldCharType="begin" w:fldLock="1"/>
      </w:r>
      <w:r w:rsidR="00B23379">
        <w:rPr>
          <w:rFonts w:cstheme="minorHAnsi"/>
          <w:sz w:val="20"/>
          <w:szCs w:val="20"/>
        </w:rPr>
        <w:instrText>ADDIN CSL_CITATION {"citationItems":[{"id":"ITEM-1","itemData":{"author":[{"dropping-particle":"","family":"Odd","given":"D","non-dropping-particle":"","parse-names":false,"suffix":""},{"dropping-particle":"","family":"Lewis","given":"G","non-dropping-particle":"","parse-names":false,"suffix":""},{"dropping-particle":"","family":"Whitelaw","given":"A","non-dropping-particle":"","parse-names":false,"suffix":""},{"dropping-particle":"","family":"Gunnell","given":"D J","non-dropping-particle":"","parse-names":false,"suffix":""}],"container-title":"Lancet","id":"ITEM-1","issue":"373","issued":{"date-parts":[["2009"]]},"page":"1615-1622","title":"Resuscitation at birth and cognition at 8 years of age: a cohort study","type":"article-journal","volume":"9"},"uris":["http://www.mendeley.com/documents/?uuid=fd0892f6-2618-47f6-83ff-e9805dfd182b"]}],"mendeley":{"formattedCitation":"&lt;sup&gt;27&lt;/sup&gt;","plainTextFormattedCitation":"27"},"properties":{"noteIndex":0},"schema":"https://github.com/citation-style-language/schema/raw/master/csl-citation.json"}</w:instrText>
      </w:r>
      <w:r w:rsidR="00B23379">
        <w:rPr>
          <w:rFonts w:cstheme="minorHAnsi"/>
          <w:sz w:val="20"/>
          <w:szCs w:val="20"/>
        </w:rPr>
        <w:fldChar w:fldCharType="separate"/>
      </w:r>
      <w:r w:rsidR="00B23379" w:rsidRPr="00B23379">
        <w:rPr>
          <w:rFonts w:cstheme="minorHAnsi"/>
          <w:noProof/>
          <w:sz w:val="20"/>
          <w:szCs w:val="20"/>
          <w:vertAlign w:val="superscript"/>
        </w:rPr>
        <w:t>27</w:t>
      </w:r>
      <w:r w:rsidR="00B23379">
        <w:rPr>
          <w:rFonts w:cstheme="minorHAnsi"/>
          <w:sz w:val="20"/>
          <w:szCs w:val="20"/>
        </w:rPr>
        <w:fldChar w:fldCharType="end"/>
      </w:r>
      <w:r w:rsidRPr="00932424">
        <w:rPr>
          <w:rFonts w:cstheme="minorHAnsi"/>
          <w:sz w:val="20"/>
          <w:szCs w:val="20"/>
        </w:rPr>
        <w:t>. Analyses were r</w:t>
      </w:r>
      <w:r w:rsidR="002B101E" w:rsidRPr="00932424">
        <w:rPr>
          <w:rFonts w:cstheme="minorHAnsi"/>
          <w:sz w:val="20"/>
          <w:szCs w:val="20"/>
        </w:rPr>
        <w:t>epeated for perinatal death</w:t>
      </w:r>
      <w:r w:rsidR="00E55CAB">
        <w:rPr>
          <w:rFonts w:cstheme="minorHAnsi"/>
          <w:sz w:val="20"/>
          <w:szCs w:val="20"/>
        </w:rPr>
        <w:t xml:space="preserve"> [</w:t>
      </w:r>
      <w:r w:rsidR="002B101E" w:rsidRPr="00932424">
        <w:rPr>
          <w:rFonts w:cstheme="minorHAnsi"/>
          <w:sz w:val="20"/>
          <w:szCs w:val="20"/>
        </w:rPr>
        <w:t xml:space="preserve">the </w:t>
      </w:r>
      <w:r w:rsidRPr="00932424">
        <w:rPr>
          <w:rFonts w:cstheme="minorHAnsi"/>
          <w:sz w:val="20"/>
          <w:szCs w:val="20"/>
        </w:rPr>
        <w:t>need</w:t>
      </w:r>
      <w:r w:rsidR="002B101E" w:rsidRPr="00932424">
        <w:rPr>
          <w:rFonts w:cstheme="minorHAnsi"/>
          <w:sz w:val="20"/>
          <w:szCs w:val="20"/>
        </w:rPr>
        <w:t xml:space="preserve"> for resuscitation after birth and the presence of a low Apgar score (&lt;7 at 5 </w:t>
      </w:r>
      <w:commentRangeStart w:id="0"/>
      <w:r w:rsidR="002B101E" w:rsidRPr="00932424">
        <w:rPr>
          <w:rFonts w:cstheme="minorHAnsi"/>
          <w:sz w:val="20"/>
          <w:szCs w:val="20"/>
        </w:rPr>
        <w:t>minutes</w:t>
      </w:r>
      <w:commentRangeEnd w:id="0"/>
      <w:r w:rsidR="00E55CAB">
        <w:rPr>
          <w:rStyle w:val="CommentReference"/>
        </w:rPr>
        <w:commentReference w:id="0"/>
      </w:r>
      <w:r w:rsidR="002B101E" w:rsidRPr="00932424">
        <w:rPr>
          <w:rFonts w:cstheme="minorHAnsi"/>
          <w:sz w:val="20"/>
          <w:szCs w:val="20"/>
        </w:rPr>
        <w:t>)</w:t>
      </w:r>
      <w:r w:rsidR="00E55CAB">
        <w:rPr>
          <w:rFonts w:cstheme="minorHAnsi"/>
          <w:sz w:val="20"/>
          <w:szCs w:val="20"/>
        </w:rPr>
        <w:t>]</w:t>
      </w:r>
      <w:r w:rsidR="002B101E" w:rsidRPr="00932424">
        <w:rPr>
          <w:rFonts w:cstheme="minorHAnsi"/>
          <w:sz w:val="20"/>
          <w:szCs w:val="20"/>
        </w:rPr>
        <w:t>.</w:t>
      </w:r>
      <w:r w:rsidR="00370A6F">
        <w:rPr>
          <w:rFonts w:cstheme="minorHAnsi"/>
          <w:sz w:val="20"/>
          <w:szCs w:val="20"/>
        </w:rPr>
        <w:t xml:space="preserve"> </w:t>
      </w:r>
    </w:p>
    <w:p w14:paraId="1358DFE9" w14:textId="77777777" w:rsidR="00370A6F" w:rsidRDefault="002B101E" w:rsidP="00184312">
      <w:pPr>
        <w:spacing w:line="360" w:lineRule="auto"/>
        <w:rPr>
          <w:rFonts w:cstheme="minorHAnsi"/>
          <w:sz w:val="20"/>
          <w:szCs w:val="20"/>
        </w:rPr>
      </w:pPr>
      <w:r w:rsidRPr="00932424">
        <w:rPr>
          <w:rFonts w:cstheme="minorHAnsi"/>
          <w:sz w:val="20"/>
          <w:szCs w:val="20"/>
        </w:rPr>
        <w:t xml:space="preserve">Initially the characteristics of the population </w:t>
      </w:r>
      <w:r w:rsidR="00370A6F">
        <w:rPr>
          <w:rFonts w:cstheme="minorHAnsi"/>
          <w:sz w:val="20"/>
          <w:szCs w:val="20"/>
        </w:rPr>
        <w:t>(as used by Badawi</w:t>
      </w:r>
      <w:r w:rsidR="00370A6F" w:rsidRPr="007670F3">
        <w:rPr>
          <w:rFonts w:cstheme="minorHAnsi"/>
          <w:sz w:val="20"/>
          <w:szCs w:val="20"/>
        </w:rPr>
        <w:fldChar w:fldCharType="begin" w:fldLock="1"/>
      </w:r>
      <w:r w:rsidR="00370A6F" w:rsidRPr="007670F3">
        <w:rPr>
          <w:rFonts w:cstheme="minorHAnsi"/>
          <w:sz w:val="20"/>
          <w:szCs w:val="20"/>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370A6F" w:rsidRPr="007670F3">
        <w:rPr>
          <w:rFonts w:cstheme="minorHAnsi"/>
          <w:sz w:val="20"/>
          <w:szCs w:val="20"/>
        </w:rPr>
        <w:fldChar w:fldCharType="separate"/>
      </w:r>
      <w:r w:rsidR="00370A6F" w:rsidRPr="007670F3">
        <w:rPr>
          <w:rFonts w:cstheme="minorHAnsi"/>
          <w:noProof/>
          <w:sz w:val="20"/>
          <w:szCs w:val="20"/>
          <w:vertAlign w:val="superscript"/>
        </w:rPr>
        <w:t>10,26</w:t>
      </w:r>
      <w:r w:rsidR="00370A6F" w:rsidRPr="007670F3">
        <w:rPr>
          <w:rFonts w:cstheme="minorHAnsi"/>
          <w:sz w:val="20"/>
          <w:szCs w:val="20"/>
        </w:rPr>
        <w:fldChar w:fldCharType="end"/>
      </w:r>
      <w:r w:rsidR="00370A6F">
        <w:rPr>
          <w:rFonts w:cstheme="minorHAnsi"/>
          <w:sz w:val="20"/>
          <w:szCs w:val="20"/>
        </w:rPr>
        <w:t xml:space="preserve">) </w:t>
      </w:r>
      <w:r w:rsidRPr="00932424">
        <w:rPr>
          <w:rFonts w:cstheme="minorHAnsi"/>
          <w:sz w:val="20"/>
          <w:szCs w:val="20"/>
        </w:rPr>
        <w:t>will be described, split by the presence or not, of HIE. Two sets of predicti</w:t>
      </w:r>
      <w:r w:rsidR="00370A6F">
        <w:rPr>
          <w:rFonts w:cstheme="minorHAnsi"/>
          <w:sz w:val="20"/>
          <w:szCs w:val="20"/>
        </w:rPr>
        <w:t xml:space="preserve">on models will then be </w:t>
      </w:r>
      <w:proofErr w:type="gramStart"/>
      <w:r w:rsidR="00370A6F">
        <w:rPr>
          <w:rFonts w:cstheme="minorHAnsi"/>
          <w:sz w:val="20"/>
          <w:szCs w:val="20"/>
        </w:rPr>
        <w:t>develop</w:t>
      </w:r>
      <w:proofErr w:type="gramEnd"/>
      <w:r w:rsidR="00370A6F">
        <w:rPr>
          <w:rFonts w:cstheme="minorHAnsi"/>
          <w:sz w:val="20"/>
          <w:szCs w:val="20"/>
        </w:rPr>
        <w:t>.</w:t>
      </w:r>
    </w:p>
    <w:p w14:paraId="5392AB16" w14:textId="77777777" w:rsidR="00370A6F" w:rsidRDefault="002B101E" w:rsidP="00370A6F">
      <w:pPr>
        <w:pStyle w:val="ListParagraph"/>
        <w:numPr>
          <w:ilvl w:val="0"/>
          <w:numId w:val="3"/>
        </w:numPr>
        <w:spacing w:after="0" w:line="360" w:lineRule="auto"/>
        <w:rPr>
          <w:rFonts w:cstheme="minorHAnsi"/>
          <w:sz w:val="20"/>
          <w:szCs w:val="20"/>
        </w:rPr>
      </w:pPr>
      <w:r w:rsidRPr="00370A6F">
        <w:rPr>
          <w:rFonts w:cstheme="minorHAnsi"/>
          <w:sz w:val="20"/>
          <w:szCs w:val="20"/>
        </w:rPr>
        <w:t xml:space="preserve">One will be based on established risk factors for HIE, </w:t>
      </w:r>
      <w:r w:rsidR="00B23379" w:rsidRPr="00370A6F">
        <w:rPr>
          <w:rFonts w:cstheme="minorHAnsi"/>
          <w:sz w:val="20"/>
          <w:szCs w:val="20"/>
        </w:rPr>
        <w:t xml:space="preserve">based on </w:t>
      </w:r>
      <w:r w:rsidR="00370A6F" w:rsidRPr="00370A6F">
        <w:rPr>
          <w:rFonts w:cstheme="minorHAnsi"/>
          <w:i/>
          <w:sz w:val="20"/>
          <w:szCs w:val="20"/>
        </w:rPr>
        <w:t xml:space="preserve">a-priori </w:t>
      </w:r>
      <w:r w:rsidR="00370A6F">
        <w:rPr>
          <w:rFonts w:cstheme="minorHAnsi"/>
          <w:sz w:val="20"/>
          <w:szCs w:val="20"/>
        </w:rPr>
        <w:t>proposed</w:t>
      </w:r>
      <w:r w:rsidR="00B23379" w:rsidRPr="00370A6F">
        <w:rPr>
          <w:rFonts w:cstheme="minorHAnsi"/>
          <w:sz w:val="20"/>
          <w:szCs w:val="20"/>
        </w:rPr>
        <w:t xml:space="preserve"> risk factors (Figure 1)</w:t>
      </w:r>
      <w:r w:rsidR="00B23379" w:rsidRPr="00370A6F">
        <w:rPr>
          <w:rFonts w:cstheme="minorHAnsi"/>
          <w:sz w:val="20"/>
          <w:szCs w:val="20"/>
        </w:rPr>
        <w:fldChar w:fldCharType="begin" w:fldLock="1"/>
      </w:r>
      <w:r w:rsidR="00B23379" w:rsidRPr="00370A6F">
        <w:rPr>
          <w:rFonts w:cstheme="minorHAnsi"/>
          <w:sz w:val="20"/>
          <w:szCs w:val="20"/>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B23379" w:rsidRPr="00370A6F">
        <w:rPr>
          <w:rFonts w:cstheme="minorHAnsi"/>
          <w:sz w:val="20"/>
          <w:szCs w:val="20"/>
        </w:rPr>
        <w:fldChar w:fldCharType="separate"/>
      </w:r>
      <w:r w:rsidR="00B23379" w:rsidRPr="00370A6F">
        <w:rPr>
          <w:rFonts w:cstheme="minorHAnsi"/>
          <w:noProof/>
          <w:sz w:val="20"/>
          <w:szCs w:val="20"/>
          <w:vertAlign w:val="superscript"/>
        </w:rPr>
        <w:t>10,26</w:t>
      </w:r>
      <w:r w:rsidR="00B23379" w:rsidRPr="00370A6F">
        <w:rPr>
          <w:rFonts w:cstheme="minorHAnsi"/>
          <w:sz w:val="20"/>
          <w:szCs w:val="20"/>
        </w:rPr>
        <w:fldChar w:fldCharType="end"/>
      </w:r>
      <w:r w:rsidR="00521479" w:rsidRPr="00370A6F">
        <w:rPr>
          <w:rFonts w:cstheme="minorHAnsi"/>
          <w:sz w:val="20"/>
          <w:szCs w:val="20"/>
        </w:rPr>
        <w:t>(‘Conventional Analysis’).</w:t>
      </w:r>
    </w:p>
    <w:p w14:paraId="3CBA42BC" w14:textId="77777777" w:rsidR="00C47E4F" w:rsidRPr="00370A6F" w:rsidRDefault="00521479" w:rsidP="00370A6F">
      <w:pPr>
        <w:pStyle w:val="ListParagraph"/>
        <w:numPr>
          <w:ilvl w:val="0"/>
          <w:numId w:val="3"/>
        </w:numPr>
        <w:spacing w:after="0" w:line="360" w:lineRule="auto"/>
        <w:rPr>
          <w:rFonts w:cstheme="minorHAnsi"/>
          <w:sz w:val="20"/>
          <w:szCs w:val="20"/>
        </w:rPr>
      </w:pPr>
      <w:r w:rsidRPr="00370A6F">
        <w:rPr>
          <w:rFonts w:cstheme="minorHAnsi"/>
          <w:sz w:val="20"/>
          <w:szCs w:val="20"/>
        </w:rPr>
        <w:t xml:space="preserve">The second model is based around an agnostic ML algorithm using all </w:t>
      </w:r>
      <w:r w:rsidR="00E55CAB">
        <w:rPr>
          <w:rFonts w:cstheme="minorHAnsi"/>
          <w:sz w:val="20"/>
          <w:szCs w:val="20"/>
        </w:rPr>
        <w:t xml:space="preserve">data </w:t>
      </w:r>
      <w:r w:rsidRPr="00370A6F">
        <w:rPr>
          <w:rFonts w:cstheme="minorHAnsi"/>
          <w:sz w:val="20"/>
          <w:szCs w:val="20"/>
        </w:rPr>
        <w:t>available</w:t>
      </w:r>
      <w:r w:rsidR="00E55CAB">
        <w:rPr>
          <w:rFonts w:cstheme="minorHAnsi"/>
          <w:sz w:val="20"/>
          <w:szCs w:val="20"/>
        </w:rPr>
        <w:t xml:space="preserve"> in the cohort </w:t>
      </w:r>
      <w:r w:rsidRPr="00370A6F">
        <w:rPr>
          <w:rFonts w:cstheme="minorHAnsi"/>
          <w:sz w:val="20"/>
          <w:szCs w:val="20"/>
        </w:rPr>
        <w:t>(‘ML analysis’).</w:t>
      </w:r>
      <w:r w:rsidR="00B23379" w:rsidRPr="00370A6F">
        <w:rPr>
          <w:rFonts w:cstheme="minorHAnsi"/>
          <w:sz w:val="20"/>
          <w:szCs w:val="20"/>
        </w:rPr>
        <w:t xml:space="preserve"> </w:t>
      </w:r>
    </w:p>
    <w:p w14:paraId="509EF4AC" w14:textId="77777777" w:rsidR="00521479" w:rsidRPr="00932424" w:rsidRDefault="00521479" w:rsidP="00184312">
      <w:pPr>
        <w:spacing w:line="360" w:lineRule="auto"/>
        <w:rPr>
          <w:rFonts w:cstheme="minorHAnsi"/>
          <w:sz w:val="20"/>
          <w:szCs w:val="20"/>
        </w:rPr>
      </w:pPr>
    </w:p>
    <w:p w14:paraId="7D1D442C" w14:textId="77777777" w:rsidR="00A66215" w:rsidRPr="00932424" w:rsidRDefault="00521479" w:rsidP="00184312">
      <w:pPr>
        <w:spacing w:line="360" w:lineRule="auto"/>
        <w:rPr>
          <w:rFonts w:cstheme="minorHAnsi"/>
          <w:sz w:val="20"/>
          <w:szCs w:val="20"/>
        </w:rPr>
      </w:pPr>
      <w:r w:rsidRPr="00932424">
        <w:rPr>
          <w:rFonts w:cstheme="minorHAnsi"/>
          <w:b/>
          <w:sz w:val="20"/>
          <w:szCs w:val="20"/>
        </w:rPr>
        <w:t>Conventional</w:t>
      </w:r>
      <w:r w:rsidRPr="00932424">
        <w:rPr>
          <w:rFonts w:cstheme="minorHAnsi"/>
          <w:sz w:val="20"/>
          <w:szCs w:val="20"/>
        </w:rPr>
        <w:t xml:space="preserve"> </w:t>
      </w:r>
      <w:r w:rsidRPr="00932424">
        <w:rPr>
          <w:rFonts w:cstheme="minorHAnsi"/>
          <w:b/>
          <w:sz w:val="20"/>
          <w:szCs w:val="20"/>
        </w:rPr>
        <w:t>Analysis</w:t>
      </w:r>
    </w:p>
    <w:p w14:paraId="66CD3615" w14:textId="77777777" w:rsidR="00210AE8" w:rsidRDefault="00521479" w:rsidP="00184312">
      <w:pPr>
        <w:spacing w:line="360" w:lineRule="auto"/>
        <w:rPr>
          <w:rFonts w:cstheme="minorHAnsi"/>
          <w:sz w:val="20"/>
          <w:szCs w:val="20"/>
        </w:rPr>
      </w:pPr>
      <w:r w:rsidRPr="00932424">
        <w:rPr>
          <w:rFonts w:cstheme="minorHAnsi"/>
          <w:sz w:val="20"/>
          <w:szCs w:val="20"/>
        </w:rPr>
        <w:t>D</w:t>
      </w:r>
      <w:r w:rsidR="00232899" w:rsidRPr="00932424">
        <w:rPr>
          <w:rFonts w:cstheme="minorHAnsi"/>
          <w:sz w:val="20"/>
          <w:szCs w:val="20"/>
        </w:rPr>
        <w:t xml:space="preserve">ata </w:t>
      </w:r>
      <w:r w:rsidR="00B6546F">
        <w:rPr>
          <w:rFonts w:cstheme="minorHAnsi"/>
          <w:sz w:val="20"/>
          <w:szCs w:val="20"/>
        </w:rPr>
        <w:t xml:space="preserve">was </w:t>
      </w:r>
      <w:r w:rsidR="00232899" w:rsidRPr="00932424">
        <w:rPr>
          <w:rFonts w:cstheme="minorHAnsi"/>
          <w:sz w:val="20"/>
          <w:szCs w:val="20"/>
        </w:rPr>
        <w:t>cleaned and harmonised where possible with the measures previously proposed. A logistic regression model will be developed on the first hal</w:t>
      </w:r>
      <w:r w:rsidR="00C47E4F" w:rsidRPr="00932424">
        <w:rPr>
          <w:rFonts w:cstheme="minorHAnsi"/>
          <w:sz w:val="20"/>
          <w:szCs w:val="20"/>
        </w:rPr>
        <w:t>f of the data (</w:t>
      </w:r>
      <w:r w:rsidR="00B23379">
        <w:rPr>
          <w:rFonts w:cstheme="minorHAnsi"/>
          <w:sz w:val="20"/>
          <w:szCs w:val="20"/>
        </w:rPr>
        <w:t>infants born 1959-1962</w:t>
      </w:r>
      <w:r w:rsidR="00C47E4F" w:rsidRPr="00932424">
        <w:rPr>
          <w:rFonts w:cstheme="minorHAnsi"/>
          <w:sz w:val="20"/>
          <w:szCs w:val="20"/>
        </w:rPr>
        <w:t>) and then tested on the second half</w:t>
      </w:r>
      <w:r w:rsidR="00936CB5">
        <w:rPr>
          <w:rFonts w:cstheme="minorHAnsi"/>
          <w:sz w:val="20"/>
          <w:szCs w:val="20"/>
        </w:rPr>
        <w:t xml:space="preserve"> (infants born 1963 to 1965)</w:t>
      </w:r>
      <w:r w:rsidR="00C47E4F" w:rsidRPr="00932424">
        <w:rPr>
          <w:rFonts w:cstheme="minorHAnsi"/>
          <w:sz w:val="20"/>
          <w:szCs w:val="20"/>
        </w:rPr>
        <w:t>.</w:t>
      </w:r>
      <w:r w:rsidR="00A072A3" w:rsidRPr="00932424">
        <w:rPr>
          <w:rFonts w:cstheme="minorHAnsi"/>
          <w:sz w:val="20"/>
          <w:szCs w:val="20"/>
        </w:rPr>
        <w:t xml:space="preserve"> The primary model includes only variable</w:t>
      </w:r>
      <w:r w:rsidR="00B6546F">
        <w:rPr>
          <w:rFonts w:cstheme="minorHAnsi"/>
          <w:sz w:val="20"/>
          <w:szCs w:val="20"/>
        </w:rPr>
        <w:t xml:space="preserve">s </w:t>
      </w:r>
      <w:r w:rsidR="00A072A3" w:rsidRPr="00932424">
        <w:rPr>
          <w:rFonts w:cstheme="minorHAnsi"/>
          <w:sz w:val="20"/>
          <w:szCs w:val="20"/>
        </w:rPr>
        <w:t>measurable at, or before 37 weeks of gestation (Figure 1).</w:t>
      </w:r>
      <w:r w:rsidRPr="00932424">
        <w:rPr>
          <w:rFonts w:cstheme="minorHAnsi"/>
          <w:sz w:val="20"/>
          <w:szCs w:val="20"/>
        </w:rPr>
        <w:t xml:space="preserve">  </w:t>
      </w:r>
      <w:r w:rsidR="00A072A3" w:rsidRPr="00932424">
        <w:rPr>
          <w:rFonts w:cstheme="minorHAnsi"/>
          <w:sz w:val="20"/>
          <w:szCs w:val="20"/>
        </w:rPr>
        <w:t xml:space="preserve">The </w:t>
      </w:r>
      <w:r w:rsidRPr="00932424">
        <w:rPr>
          <w:rFonts w:cstheme="minorHAnsi"/>
          <w:sz w:val="20"/>
          <w:szCs w:val="20"/>
        </w:rPr>
        <w:t xml:space="preserve">initial model was then repeated with antenatal measures and the identified measure of </w:t>
      </w:r>
      <w:proofErr w:type="spellStart"/>
      <w:r w:rsidRPr="00932424">
        <w:rPr>
          <w:rFonts w:cstheme="minorHAnsi"/>
          <w:sz w:val="20"/>
          <w:szCs w:val="20"/>
        </w:rPr>
        <w:t>fetal</w:t>
      </w:r>
      <w:proofErr w:type="spellEnd"/>
      <w:r w:rsidRPr="00932424">
        <w:rPr>
          <w:rFonts w:cstheme="minorHAnsi"/>
          <w:sz w:val="20"/>
          <w:szCs w:val="20"/>
        </w:rPr>
        <w:t xml:space="preserve"> growth (</w:t>
      </w:r>
      <w:r w:rsidR="00A072A3" w:rsidRPr="00932424">
        <w:rPr>
          <w:rFonts w:cstheme="minorHAnsi"/>
          <w:sz w:val="20"/>
          <w:szCs w:val="20"/>
        </w:rPr>
        <w:t>birthweight centile (&gt;90</w:t>
      </w:r>
      <w:r w:rsidR="00A072A3" w:rsidRPr="00932424">
        <w:rPr>
          <w:rFonts w:cstheme="minorHAnsi"/>
          <w:sz w:val="20"/>
          <w:szCs w:val="20"/>
          <w:vertAlign w:val="superscript"/>
        </w:rPr>
        <w:t>th</w:t>
      </w:r>
      <w:r w:rsidR="00A072A3" w:rsidRPr="00932424">
        <w:rPr>
          <w:rFonts w:cstheme="minorHAnsi"/>
          <w:sz w:val="20"/>
          <w:szCs w:val="20"/>
        </w:rPr>
        <w:t>, 10-90</w:t>
      </w:r>
      <w:r w:rsidR="00A072A3" w:rsidRPr="00932424">
        <w:rPr>
          <w:rFonts w:cstheme="minorHAnsi"/>
          <w:sz w:val="20"/>
          <w:szCs w:val="20"/>
          <w:vertAlign w:val="superscript"/>
        </w:rPr>
        <w:t>th</w:t>
      </w:r>
      <w:r w:rsidR="00A072A3" w:rsidRPr="00932424">
        <w:rPr>
          <w:rFonts w:cstheme="minorHAnsi"/>
          <w:sz w:val="20"/>
          <w:szCs w:val="20"/>
        </w:rPr>
        <w:t>, 3</w:t>
      </w:r>
      <w:r w:rsidR="00A072A3" w:rsidRPr="00932424">
        <w:rPr>
          <w:rFonts w:cstheme="minorHAnsi"/>
          <w:sz w:val="20"/>
          <w:szCs w:val="20"/>
          <w:vertAlign w:val="superscript"/>
        </w:rPr>
        <w:t>rd</w:t>
      </w:r>
      <w:r w:rsidR="00A072A3" w:rsidRPr="00932424">
        <w:rPr>
          <w:rFonts w:cstheme="minorHAnsi"/>
          <w:sz w:val="20"/>
          <w:szCs w:val="20"/>
        </w:rPr>
        <w:t>-9</w:t>
      </w:r>
      <w:r w:rsidR="00A072A3" w:rsidRPr="00932424">
        <w:rPr>
          <w:rFonts w:cstheme="minorHAnsi"/>
          <w:sz w:val="20"/>
          <w:szCs w:val="20"/>
          <w:vertAlign w:val="superscript"/>
        </w:rPr>
        <w:t>th</w:t>
      </w:r>
      <w:r w:rsidR="00A072A3" w:rsidRPr="00932424">
        <w:rPr>
          <w:rFonts w:cstheme="minorHAnsi"/>
          <w:sz w:val="20"/>
          <w:szCs w:val="20"/>
        </w:rPr>
        <w:t>, &lt;3</w:t>
      </w:r>
      <w:r w:rsidR="00A072A3" w:rsidRPr="00932424">
        <w:rPr>
          <w:rFonts w:cstheme="minorHAnsi"/>
          <w:sz w:val="20"/>
          <w:szCs w:val="20"/>
          <w:vertAlign w:val="superscript"/>
        </w:rPr>
        <w:t>rd</w:t>
      </w:r>
      <w:r w:rsidR="00A072A3" w:rsidRPr="00932424">
        <w:rPr>
          <w:rFonts w:cstheme="minorHAnsi"/>
          <w:sz w:val="20"/>
          <w:szCs w:val="20"/>
        </w:rPr>
        <w:t>)</w:t>
      </w:r>
      <w:r w:rsidRPr="00932424">
        <w:rPr>
          <w:rFonts w:cstheme="minorHAnsi"/>
          <w:sz w:val="20"/>
          <w:szCs w:val="20"/>
        </w:rPr>
        <w:t>).</w:t>
      </w:r>
      <w:r w:rsidR="00A072A3" w:rsidRPr="00932424">
        <w:rPr>
          <w:rFonts w:cstheme="minorHAnsi"/>
          <w:sz w:val="20"/>
          <w:szCs w:val="20"/>
        </w:rPr>
        <w:t xml:space="preserve"> A third </w:t>
      </w:r>
      <w:r w:rsidRPr="00932424">
        <w:rPr>
          <w:rFonts w:cstheme="minorHAnsi"/>
          <w:sz w:val="20"/>
          <w:szCs w:val="20"/>
        </w:rPr>
        <w:t xml:space="preserve">model was developed using the antenatal variables and additional </w:t>
      </w:r>
      <w:r w:rsidR="00A072A3" w:rsidRPr="00932424">
        <w:rPr>
          <w:rFonts w:cstheme="minorHAnsi"/>
          <w:sz w:val="20"/>
          <w:szCs w:val="20"/>
        </w:rPr>
        <w:t xml:space="preserve">variables available to clinicians at the onset, or duration labour, but before the birth of the infant. </w:t>
      </w:r>
      <w:r w:rsidRPr="00932424">
        <w:rPr>
          <w:rFonts w:cstheme="minorHAnsi"/>
          <w:sz w:val="20"/>
          <w:szCs w:val="20"/>
        </w:rPr>
        <w:t>The model was independently repeated for the other outcome measures of interest.</w:t>
      </w:r>
      <w:r w:rsidR="002B101E" w:rsidRPr="00932424">
        <w:rPr>
          <w:rFonts w:cstheme="minorHAnsi"/>
          <w:sz w:val="20"/>
          <w:szCs w:val="20"/>
        </w:rPr>
        <w:br/>
        <w:t xml:space="preserve">For all models, a prediction of the outcome of interest will be derived and infants allocated to one of 10 risk deciles, ROC curves will be derived alongside AUC measures. </w:t>
      </w:r>
      <w:r w:rsidR="00210AE8">
        <w:rPr>
          <w:rFonts w:cstheme="minorHAnsi"/>
          <w:sz w:val="20"/>
          <w:szCs w:val="20"/>
        </w:rPr>
        <w:t xml:space="preserve">We will calculate the number of infants with HIE in the highest decile to estimate the possible number of infants </w:t>
      </w:r>
      <w:del w:id="1" w:author="Matt Lyon" w:date="2020-10-26T11:57:00Z">
        <w:r w:rsidR="00210AE8" w:rsidDel="003F0591">
          <w:rPr>
            <w:rFonts w:cstheme="minorHAnsi"/>
            <w:sz w:val="20"/>
            <w:szCs w:val="20"/>
          </w:rPr>
          <w:delText xml:space="preserve">were </w:delText>
        </w:r>
      </w:del>
      <w:ins w:id="2" w:author="Matt Lyon" w:date="2020-10-26T11:57:00Z">
        <w:r w:rsidR="003F0591">
          <w:rPr>
            <w:rFonts w:cstheme="minorHAnsi"/>
            <w:sz w:val="20"/>
            <w:szCs w:val="20"/>
          </w:rPr>
          <w:t xml:space="preserve">where </w:t>
        </w:r>
      </w:ins>
      <w:r w:rsidR="00210AE8">
        <w:rPr>
          <w:rFonts w:cstheme="minorHAnsi"/>
          <w:sz w:val="20"/>
          <w:szCs w:val="20"/>
        </w:rPr>
        <w:t xml:space="preserve">HIE may be avoidable by targeted interventions prior to birth. </w:t>
      </w:r>
    </w:p>
    <w:p w14:paraId="69A0A542" w14:textId="77777777" w:rsidR="00521479" w:rsidRPr="00932424" w:rsidRDefault="002B101E" w:rsidP="00184312">
      <w:pPr>
        <w:spacing w:line="360" w:lineRule="auto"/>
        <w:rPr>
          <w:rFonts w:cstheme="minorHAnsi"/>
          <w:sz w:val="20"/>
          <w:szCs w:val="20"/>
        </w:rPr>
      </w:pPr>
      <w:r w:rsidRPr="00932424">
        <w:rPr>
          <w:rFonts w:cstheme="minorHAnsi"/>
          <w:sz w:val="20"/>
          <w:szCs w:val="20"/>
        </w:rPr>
        <w:t>Comparisons between the three models will be performed to test if addition of growth</w:t>
      </w:r>
      <w:r w:rsidR="00936CB5">
        <w:rPr>
          <w:rFonts w:cstheme="minorHAnsi"/>
          <w:sz w:val="20"/>
          <w:szCs w:val="20"/>
        </w:rPr>
        <w:t>,</w:t>
      </w:r>
      <w:r w:rsidRPr="00932424">
        <w:rPr>
          <w:rFonts w:cstheme="minorHAnsi"/>
          <w:sz w:val="20"/>
          <w:szCs w:val="20"/>
        </w:rPr>
        <w:t xml:space="preserve"> or intrapartum measures</w:t>
      </w:r>
      <w:r w:rsidR="00936CB5">
        <w:rPr>
          <w:rFonts w:cstheme="minorHAnsi"/>
          <w:sz w:val="20"/>
          <w:szCs w:val="20"/>
        </w:rPr>
        <w:t>,</w:t>
      </w:r>
      <w:r w:rsidRPr="00932424">
        <w:rPr>
          <w:rFonts w:cstheme="minorHAnsi"/>
          <w:sz w:val="20"/>
          <w:szCs w:val="20"/>
        </w:rPr>
        <w:t xml:space="preserve"> improve the prediction of the model.</w:t>
      </w:r>
    </w:p>
    <w:p w14:paraId="52F0C8D1" w14:textId="77777777" w:rsidR="00A072A3" w:rsidRPr="00932424" w:rsidRDefault="00A072A3" w:rsidP="00184312">
      <w:pPr>
        <w:spacing w:line="360" w:lineRule="auto"/>
        <w:rPr>
          <w:rFonts w:cstheme="minorHAnsi"/>
          <w:sz w:val="20"/>
          <w:szCs w:val="20"/>
        </w:rPr>
      </w:pPr>
    </w:p>
    <w:p w14:paraId="7A54CCB8" w14:textId="77777777" w:rsidR="00C47E4F" w:rsidRPr="00932424" w:rsidRDefault="00521479" w:rsidP="00184312">
      <w:pPr>
        <w:spacing w:line="360" w:lineRule="auto"/>
        <w:rPr>
          <w:rFonts w:cstheme="minorHAnsi"/>
          <w:sz w:val="20"/>
          <w:szCs w:val="20"/>
        </w:rPr>
      </w:pPr>
      <w:commentRangeStart w:id="3"/>
      <w:r w:rsidRPr="00932424">
        <w:rPr>
          <w:rFonts w:cstheme="minorHAnsi"/>
          <w:b/>
          <w:sz w:val="20"/>
          <w:szCs w:val="20"/>
        </w:rPr>
        <w:t>ML</w:t>
      </w:r>
      <w:r w:rsidRPr="00932424">
        <w:rPr>
          <w:rFonts w:cstheme="minorHAnsi"/>
          <w:sz w:val="20"/>
          <w:szCs w:val="20"/>
        </w:rPr>
        <w:t xml:space="preserve"> </w:t>
      </w:r>
      <w:r w:rsidRPr="00932424">
        <w:rPr>
          <w:rFonts w:cstheme="minorHAnsi"/>
          <w:b/>
          <w:sz w:val="20"/>
          <w:szCs w:val="20"/>
        </w:rPr>
        <w:t>analysis</w:t>
      </w:r>
      <w:commentRangeEnd w:id="3"/>
      <w:r w:rsidR="002301DA">
        <w:rPr>
          <w:rStyle w:val="CommentReference"/>
          <w:rFonts w:asciiTheme="minorHAnsi" w:eastAsiaTheme="minorHAnsi" w:hAnsiTheme="minorHAnsi" w:cstheme="minorBidi"/>
          <w:lang w:eastAsia="en-US"/>
        </w:rPr>
        <w:commentReference w:id="3"/>
      </w:r>
    </w:p>
    <w:p w14:paraId="223EA409" w14:textId="77777777" w:rsidR="00B6546F" w:rsidRPr="00900571" w:rsidRDefault="00A66215" w:rsidP="003F1EA7">
      <w:pPr>
        <w:spacing w:line="360" w:lineRule="auto"/>
        <w:rPr>
          <w:rFonts w:cstheme="minorHAnsi"/>
          <w:sz w:val="20"/>
          <w:szCs w:val="20"/>
        </w:rPr>
      </w:pPr>
      <w:r w:rsidRPr="00932424">
        <w:rPr>
          <w:rFonts w:cstheme="minorHAnsi"/>
          <w:sz w:val="20"/>
          <w:szCs w:val="20"/>
        </w:rPr>
        <w:lastRenderedPageBreak/>
        <w:t>An agnostic ML model w</w:t>
      </w:r>
      <w:r w:rsidR="00370A6F">
        <w:rPr>
          <w:rFonts w:cstheme="minorHAnsi"/>
          <w:sz w:val="20"/>
          <w:szCs w:val="20"/>
        </w:rPr>
        <w:t xml:space="preserve">as </w:t>
      </w:r>
      <w:r w:rsidRPr="00932424">
        <w:rPr>
          <w:rFonts w:cstheme="minorHAnsi"/>
          <w:sz w:val="20"/>
          <w:szCs w:val="20"/>
        </w:rPr>
        <w:t xml:space="preserve">developed using the same testing-validating cohorts from </w:t>
      </w:r>
      <w:r w:rsidRPr="00B33AFF">
        <w:rPr>
          <w:rFonts w:cstheme="minorHAnsi"/>
          <w:sz w:val="20"/>
          <w:szCs w:val="20"/>
        </w:rPr>
        <w:t xml:space="preserve">the previous component. </w:t>
      </w:r>
      <w:r w:rsidR="00AF2624" w:rsidRPr="00B33AFF">
        <w:rPr>
          <w:rFonts w:cstheme="minorHAnsi"/>
          <w:sz w:val="20"/>
          <w:szCs w:val="20"/>
        </w:rPr>
        <w:t xml:space="preserve">28 </w:t>
      </w:r>
      <w:r w:rsidR="00B33AFF" w:rsidRPr="00B33AFF">
        <w:rPr>
          <w:rFonts w:cstheme="minorHAnsi"/>
          <w:sz w:val="20"/>
          <w:szCs w:val="20"/>
        </w:rPr>
        <w:t xml:space="preserve">out of 518 </w:t>
      </w:r>
      <w:r w:rsidR="00AF2624" w:rsidRPr="00B33AFF">
        <w:rPr>
          <w:rFonts w:cstheme="minorHAnsi"/>
          <w:sz w:val="20"/>
          <w:szCs w:val="20"/>
        </w:rPr>
        <w:t xml:space="preserve">variables were discarded as they contained &gt;5% of missing data values; leaving a potential </w:t>
      </w:r>
      <w:r w:rsidR="00B33AFF" w:rsidRPr="00B33AFF">
        <w:rPr>
          <w:rFonts w:cstheme="minorHAnsi"/>
          <w:sz w:val="20"/>
          <w:szCs w:val="20"/>
        </w:rPr>
        <w:t>490 exposure</w:t>
      </w:r>
      <w:r w:rsidR="00AF2624" w:rsidRPr="00B33AFF">
        <w:rPr>
          <w:rFonts w:cstheme="minorHAnsi"/>
          <w:sz w:val="20"/>
          <w:szCs w:val="20"/>
        </w:rPr>
        <w:t xml:space="preserve"> data fields for the prediction models. </w:t>
      </w:r>
      <w:r w:rsidR="004A7E57" w:rsidRPr="00B33AFF">
        <w:rPr>
          <w:rFonts w:cstheme="minorHAnsi"/>
          <w:sz w:val="20"/>
          <w:szCs w:val="20"/>
        </w:rPr>
        <w:t>All variables have been identified as e</w:t>
      </w:r>
      <w:r w:rsidR="004A7E57">
        <w:rPr>
          <w:rFonts w:cstheme="minorHAnsi"/>
          <w:sz w:val="20"/>
          <w:szCs w:val="20"/>
        </w:rPr>
        <w:t xml:space="preserve">ither antenatal (measurable </w:t>
      </w:r>
      <w:r w:rsidR="004A7E57" w:rsidRPr="00900571">
        <w:rPr>
          <w:rFonts w:cstheme="minorHAnsi"/>
          <w:sz w:val="20"/>
          <w:szCs w:val="20"/>
        </w:rPr>
        <w:t xml:space="preserve">before 37 </w:t>
      </w:r>
      <w:proofErr w:type="spellStart"/>
      <w:r w:rsidR="004A7E57" w:rsidRPr="00900571">
        <w:rPr>
          <w:rFonts w:cstheme="minorHAnsi"/>
          <w:sz w:val="20"/>
          <w:szCs w:val="20"/>
        </w:rPr>
        <w:t>weeks</w:t>
      </w:r>
      <w:proofErr w:type="spellEnd"/>
      <w:r w:rsidR="004A7E57" w:rsidRPr="00900571">
        <w:rPr>
          <w:rFonts w:cstheme="minorHAnsi"/>
          <w:sz w:val="20"/>
          <w:szCs w:val="20"/>
        </w:rPr>
        <w:t xml:space="preserve"> gestation), growth (birth measures of growth), and intrapartum (measures only available at or after 37 weeks</w:t>
      </w:r>
      <w:r w:rsidR="009F0527" w:rsidRPr="00900571">
        <w:rPr>
          <w:rFonts w:cstheme="minorHAnsi"/>
          <w:sz w:val="20"/>
          <w:szCs w:val="20"/>
        </w:rPr>
        <w:t>, up to the point to delivery), and classified as either categorical or numerical.</w:t>
      </w:r>
      <w:r w:rsidR="00900571" w:rsidRPr="00900571">
        <w:rPr>
          <w:rFonts w:cstheme="minorHAnsi"/>
          <w:sz w:val="20"/>
          <w:szCs w:val="20"/>
        </w:rPr>
        <w:t xml:space="preserve"> </w:t>
      </w:r>
      <w:r w:rsidR="00B6546F" w:rsidRPr="00900571">
        <w:rPr>
          <w:rFonts w:cstheme="minorHAnsi"/>
          <w:sz w:val="20"/>
          <w:szCs w:val="20"/>
        </w:rPr>
        <w:t xml:space="preserve">4 </w:t>
      </w:r>
      <w:r w:rsidR="00900571" w:rsidRPr="00900571">
        <w:rPr>
          <w:rFonts w:cstheme="minorHAnsi"/>
          <w:sz w:val="20"/>
          <w:szCs w:val="20"/>
        </w:rPr>
        <w:t>different data-adaptive methods were used</w:t>
      </w:r>
      <w:r w:rsidR="00B6546F" w:rsidRPr="00900571">
        <w:rPr>
          <w:rFonts w:cstheme="minorHAnsi"/>
          <w:sz w:val="20"/>
          <w:szCs w:val="20"/>
        </w:rPr>
        <w:t>;</w:t>
      </w:r>
    </w:p>
    <w:p w14:paraId="5827A40A" w14:textId="77777777" w:rsidR="00266407" w:rsidRPr="00900571" w:rsidRDefault="00B6546F" w:rsidP="003318D7">
      <w:pPr>
        <w:spacing w:line="360" w:lineRule="auto"/>
        <w:rPr>
          <w:rFonts w:cstheme="minorHAnsi"/>
          <w:sz w:val="20"/>
          <w:szCs w:val="20"/>
        </w:rPr>
      </w:pPr>
      <w:r w:rsidRPr="00900571">
        <w:rPr>
          <w:rFonts w:cstheme="minorHAnsi"/>
          <w:sz w:val="20"/>
          <w:szCs w:val="20"/>
        </w:rPr>
        <w:t xml:space="preserve">1) </w:t>
      </w:r>
      <w:r w:rsidR="009F0527" w:rsidRPr="00900571">
        <w:rPr>
          <w:rFonts w:cstheme="minorHAnsi"/>
          <w:sz w:val="20"/>
          <w:szCs w:val="20"/>
        </w:rPr>
        <w:t xml:space="preserve">The first cohort </w:t>
      </w:r>
      <w:r w:rsidRPr="00900571">
        <w:rPr>
          <w:rFonts w:cstheme="minorHAnsi"/>
          <w:sz w:val="20"/>
          <w:szCs w:val="20"/>
        </w:rPr>
        <w:t xml:space="preserve">was uploaded to the </w:t>
      </w:r>
      <w:commentRangeStart w:id="4"/>
      <w:r w:rsidRPr="00900571">
        <w:rPr>
          <w:rFonts w:cstheme="minorHAnsi"/>
          <w:sz w:val="20"/>
          <w:szCs w:val="20"/>
        </w:rPr>
        <w:t xml:space="preserve">Google </w:t>
      </w:r>
      <w:proofErr w:type="spellStart"/>
      <w:r w:rsidRPr="00900571">
        <w:rPr>
          <w:rFonts w:cstheme="minorHAnsi"/>
          <w:sz w:val="20"/>
          <w:szCs w:val="20"/>
        </w:rPr>
        <w:t>AutoML</w:t>
      </w:r>
      <w:proofErr w:type="spellEnd"/>
      <w:r w:rsidRPr="00900571">
        <w:rPr>
          <w:rFonts w:cstheme="minorHAnsi"/>
          <w:sz w:val="20"/>
          <w:szCs w:val="20"/>
        </w:rPr>
        <w:t xml:space="preserve"> platform. </w:t>
      </w:r>
      <w:commentRangeEnd w:id="4"/>
      <w:r w:rsidR="009C5C6E">
        <w:rPr>
          <w:rStyle w:val="CommentReference"/>
        </w:rPr>
        <w:commentReference w:id="4"/>
      </w:r>
      <w:r w:rsidRPr="00900571">
        <w:rPr>
          <w:rFonts w:cstheme="minorHAnsi"/>
          <w:sz w:val="20"/>
          <w:szCs w:val="20"/>
        </w:rPr>
        <w:t>The outc</w:t>
      </w:r>
      <w:r w:rsidR="00266407" w:rsidRPr="00900571">
        <w:rPr>
          <w:rFonts w:cstheme="minorHAnsi"/>
          <w:sz w:val="20"/>
          <w:szCs w:val="20"/>
        </w:rPr>
        <w:t>ome of interest was identified but no</w:t>
      </w:r>
      <w:r w:rsidR="009F0527" w:rsidRPr="00900571">
        <w:rPr>
          <w:rFonts w:cstheme="minorHAnsi"/>
          <w:sz w:val="20"/>
          <w:szCs w:val="20"/>
        </w:rPr>
        <w:t xml:space="preserve"> further </w:t>
      </w:r>
      <w:r w:rsidR="00266407" w:rsidRPr="00900571">
        <w:rPr>
          <w:rFonts w:cstheme="minorHAnsi"/>
          <w:sz w:val="20"/>
          <w:szCs w:val="20"/>
        </w:rPr>
        <w:t xml:space="preserve">modification or classification of the data was performed. </w:t>
      </w:r>
      <w:r w:rsidR="003318D7" w:rsidRPr="00900571">
        <w:rPr>
          <w:rFonts w:cstheme="minorHAnsi"/>
          <w:sz w:val="20"/>
          <w:szCs w:val="20"/>
        </w:rPr>
        <w:t xml:space="preserve">A binary classification model was then </w:t>
      </w:r>
      <w:r w:rsidR="009F0527" w:rsidRPr="00900571">
        <w:rPr>
          <w:rFonts w:cstheme="minorHAnsi"/>
          <w:sz w:val="20"/>
          <w:szCs w:val="20"/>
        </w:rPr>
        <w:t>de</w:t>
      </w:r>
      <w:r w:rsidR="003318D7" w:rsidRPr="00900571">
        <w:rPr>
          <w:rFonts w:cstheme="minorHAnsi"/>
          <w:sz w:val="20"/>
          <w:szCs w:val="20"/>
        </w:rPr>
        <w:t>rived</w:t>
      </w:r>
      <w:r w:rsidR="009F0527" w:rsidRPr="00900571">
        <w:rPr>
          <w:rFonts w:cstheme="minorHAnsi"/>
          <w:sz w:val="20"/>
          <w:szCs w:val="20"/>
        </w:rPr>
        <w:t xml:space="preserve"> and limited to one node hour of computational time. Results were then applied to the second cohort to derive a risk decile score of 1-10 as above. </w:t>
      </w:r>
    </w:p>
    <w:p w14:paraId="6FEFED04" w14:textId="137BE152" w:rsidR="00ED0E8A" w:rsidRDefault="00F00F88" w:rsidP="003F1EA7">
      <w:pPr>
        <w:spacing w:line="360" w:lineRule="auto"/>
        <w:rPr>
          <w:ins w:id="5" w:author="Matt Lyon" w:date="2020-10-30T10:43:00Z"/>
          <w:rFonts w:cstheme="minorHAnsi"/>
          <w:sz w:val="20"/>
          <w:szCs w:val="20"/>
        </w:rPr>
      </w:pPr>
      <w:ins w:id="6" w:author="Matt Lyon" w:date="2020-10-30T10:01:00Z">
        <w:r w:rsidRPr="00F00F88">
          <w:rPr>
            <w:rFonts w:cstheme="minorHAnsi"/>
            <w:sz w:val="20"/>
            <w:szCs w:val="20"/>
            <w:rPrChange w:id="7" w:author="Matt Lyon" w:date="2020-10-30T10:02:00Z">
              <w:rPr>
                <w:rFonts w:cstheme="minorHAnsi"/>
                <w:sz w:val="20"/>
                <w:szCs w:val="20"/>
                <w:highlight w:val="yellow"/>
              </w:rPr>
            </w:rPrChange>
          </w:rPr>
          <w:t>2)</w:t>
        </w:r>
      </w:ins>
      <w:ins w:id="8" w:author="Matt Lyon" w:date="2020-10-30T10:02:00Z">
        <w:r>
          <w:rPr>
            <w:rFonts w:cstheme="minorHAnsi"/>
            <w:sz w:val="20"/>
            <w:szCs w:val="20"/>
          </w:rPr>
          <w:t xml:space="preserve"> </w:t>
        </w:r>
      </w:ins>
      <w:ins w:id="9" w:author="Matt Lyon" w:date="2020-10-30T10:08:00Z">
        <w:r>
          <w:rPr>
            <w:rFonts w:cstheme="minorHAnsi"/>
            <w:sz w:val="20"/>
            <w:szCs w:val="20"/>
          </w:rPr>
          <w:t xml:space="preserve">The local analysis was also </w:t>
        </w:r>
      </w:ins>
      <w:ins w:id="10" w:author="Matt Lyon" w:date="2020-10-30T10:34:00Z">
        <w:r w:rsidR="00E657F9">
          <w:rPr>
            <w:rFonts w:cstheme="minorHAnsi"/>
            <w:sz w:val="20"/>
            <w:szCs w:val="20"/>
          </w:rPr>
          <w:t>trained</w:t>
        </w:r>
      </w:ins>
      <w:ins w:id="11" w:author="Matt Lyon" w:date="2020-10-30T10:08:00Z">
        <w:r>
          <w:rPr>
            <w:rFonts w:cstheme="minorHAnsi"/>
            <w:sz w:val="20"/>
            <w:szCs w:val="20"/>
          </w:rPr>
          <w:t xml:space="preserve"> using the first cohort</w:t>
        </w:r>
      </w:ins>
      <w:ins w:id="12" w:author="Matt Lyon" w:date="2020-10-30T10:20:00Z">
        <w:r w:rsidR="00AB03F9">
          <w:rPr>
            <w:rFonts w:cstheme="minorHAnsi"/>
            <w:sz w:val="20"/>
            <w:szCs w:val="20"/>
          </w:rPr>
          <w:t xml:space="preserve"> </w:t>
        </w:r>
      </w:ins>
      <w:ins w:id="13" w:author="Matt Lyon" w:date="2020-10-30T10:34:00Z">
        <w:r w:rsidR="00E657F9">
          <w:rPr>
            <w:rFonts w:cstheme="minorHAnsi"/>
            <w:sz w:val="20"/>
            <w:szCs w:val="20"/>
          </w:rPr>
          <w:t xml:space="preserve">and </w:t>
        </w:r>
      </w:ins>
      <w:ins w:id="14" w:author="Matt Lyon" w:date="2020-10-30T10:41:00Z">
        <w:r w:rsidR="00DF5362">
          <w:rPr>
            <w:rFonts w:cstheme="minorHAnsi"/>
            <w:sz w:val="20"/>
            <w:szCs w:val="20"/>
          </w:rPr>
          <w:t>evaluated</w:t>
        </w:r>
      </w:ins>
      <w:ins w:id="15" w:author="Matt Lyon" w:date="2020-10-30T10:34:00Z">
        <w:r w:rsidR="00E657F9">
          <w:rPr>
            <w:rFonts w:cstheme="minorHAnsi"/>
            <w:sz w:val="20"/>
            <w:szCs w:val="20"/>
          </w:rPr>
          <w:t xml:space="preserve"> using the second cohort. All analyses were performed </w:t>
        </w:r>
      </w:ins>
      <w:ins w:id="16" w:author="Matt Lyon" w:date="2020-10-30T10:20:00Z">
        <w:r w:rsidR="00AB03F9">
          <w:rPr>
            <w:rFonts w:cstheme="minorHAnsi"/>
            <w:sz w:val="20"/>
            <w:szCs w:val="20"/>
          </w:rPr>
          <w:t>using</w:t>
        </w:r>
      </w:ins>
      <w:ins w:id="17" w:author="Matt Lyon" w:date="2020-10-30T10:21:00Z">
        <w:r w:rsidR="00AB03F9">
          <w:rPr>
            <w:rFonts w:cstheme="minorHAnsi"/>
            <w:sz w:val="20"/>
            <w:szCs w:val="20"/>
          </w:rPr>
          <w:t xml:space="preserve"> </w:t>
        </w:r>
      </w:ins>
      <w:ins w:id="18" w:author="Matt Lyon" w:date="2020-10-30T10:34:00Z">
        <w:r w:rsidR="00E657F9">
          <w:rPr>
            <w:rFonts w:cstheme="minorHAnsi"/>
            <w:sz w:val="20"/>
            <w:szCs w:val="20"/>
          </w:rPr>
          <w:t xml:space="preserve">a </w:t>
        </w:r>
      </w:ins>
      <w:proofErr w:type="spellStart"/>
      <w:ins w:id="19" w:author="Matt Lyon" w:date="2020-10-30T10:21:00Z">
        <w:r w:rsidR="00AB03F9">
          <w:rPr>
            <w:rFonts w:cstheme="minorHAnsi"/>
            <w:sz w:val="20"/>
            <w:szCs w:val="20"/>
          </w:rPr>
          <w:t>dockerised</w:t>
        </w:r>
      </w:ins>
      <w:proofErr w:type="spellEnd"/>
      <w:ins w:id="20" w:author="Matt Lyon" w:date="2020-10-30T10:41:00Z">
        <w:r w:rsidR="00DF5362">
          <w:rPr>
            <w:rFonts w:cstheme="minorHAnsi"/>
            <w:sz w:val="20"/>
            <w:szCs w:val="20"/>
          </w:rPr>
          <w:t xml:space="preserve"> implementation of</w:t>
        </w:r>
      </w:ins>
      <w:ins w:id="21" w:author="Matt Lyon" w:date="2020-10-30T10:21:00Z">
        <w:r w:rsidR="00AB03F9">
          <w:rPr>
            <w:rFonts w:cstheme="minorHAnsi"/>
            <w:sz w:val="20"/>
            <w:szCs w:val="20"/>
          </w:rPr>
          <w:t xml:space="preserve"> </w:t>
        </w:r>
      </w:ins>
      <w:proofErr w:type="spellStart"/>
      <w:ins w:id="22" w:author="Matt Lyon" w:date="2020-10-30T10:41:00Z">
        <w:r w:rsidR="00DF5362">
          <w:rPr>
            <w:rFonts w:cstheme="minorHAnsi"/>
            <w:sz w:val="20"/>
            <w:szCs w:val="20"/>
          </w:rPr>
          <w:t>J</w:t>
        </w:r>
      </w:ins>
      <w:ins w:id="23" w:author="Matt Lyon" w:date="2020-10-30T10:21:00Z">
        <w:r w:rsidR="00AB03F9" w:rsidRPr="00AB03F9">
          <w:rPr>
            <w:rFonts w:cstheme="minorHAnsi"/>
            <w:sz w:val="20"/>
            <w:szCs w:val="20"/>
          </w:rPr>
          <w:t>upyter</w:t>
        </w:r>
        <w:proofErr w:type="spellEnd"/>
        <w:r w:rsidR="00AB03F9">
          <w:rPr>
            <w:rFonts w:cstheme="minorHAnsi"/>
            <w:sz w:val="20"/>
            <w:szCs w:val="20"/>
          </w:rPr>
          <w:t xml:space="preserve"> notebook (</w:t>
        </w:r>
        <w:proofErr w:type="spellStart"/>
        <w:r w:rsidR="00AB03F9" w:rsidRPr="00AB03F9">
          <w:rPr>
            <w:rFonts w:cstheme="minorHAnsi"/>
            <w:sz w:val="20"/>
            <w:szCs w:val="20"/>
          </w:rPr>
          <w:t>jupyter</w:t>
        </w:r>
        <w:proofErr w:type="spellEnd"/>
        <w:r w:rsidR="00AB03F9" w:rsidRPr="00AB03F9">
          <w:rPr>
            <w:rFonts w:cstheme="minorHAnsi"/>
            <w:sz w:val="20"/>
            <w:szCs w:val="20"/>
          </w:rPr>
          <w:t>/tensorflow-notebook:7a0c7325e470</w:t>
        </w:r>
        <w:r w:rsidR="00AB03F9">
          <w:rPr>
            <w:rFonts w:cstheme="minorHAnsi"/>
            <w:sz w:val="20"/>
            <w:szCs w:val="20"/>
          </w:rPr>
          <w:t>) with additional packages installed</w:t>
        </w:r>
      </w:ins>
      <w:ins w:id="24" w:author="Matt Lyon" w:date="2020-10-30T10:22:00Z">
        <w:r w:rsidR="00AB03F9">
          <w:rPr>
            <w:rFonts w:cstheme="minorHAnsi"/>
            <w:sz w:val="20"/>
            <w:szCs w:val="20"/>
          </w:rPr>
          <w:t xml:space="preserve"> as specified</w:t>
        </w:r>
      </w:ins>
      <w:ins w:id="25" w:author="Matt Lyon" w:date="2020-10-30T10:08:00Z">
        <w:r>
          <w:rPr>
            <w:rFonts w:cstheme="minorHAnsi"/>
            <w:sz w:val="20"/>
            <w:szCs w:val="20"/>
          </w:rPr>
          <w:t xml:space="preserve">. </w:t>
        </w:r>
      </w:ins>
      <w:ins w:id="26" w:author="Matt Lyon" w:date="2020-10-30T10:53:00Z">
        <w:r w:rsidR="001635D9">
          <w:rPr>
            <w:rFonts w:cstheme="minorHAnsi"/>
            <w:sz w:val="20"/>
            <w:szCs w:val="20"/>
          </w:rPr>
          <w:t>Each variable set-</w:t>
        </w:r>
      </w:ins>
      <w:ins w:id="27" w:author="Matt Lyon" w:date="2020-10-30T10:54:00Z">
        <w:r w:rsidR="001635D9">
          <w:rPr>
            <w:rFonts w:cstheme="minorHAnsi"/>
            <w:sz w:val="20"/>
            <w:szCs w:val="20"/>
          </w:rPr>
          <w:t xml:space="preserve">indication </w:t>
        </w:r>
        <w:r w:rsidR="000E74D8">
          <w:rPr>
            <w:rFonts w:cstheme="minorHAnsi"/>
            <w:sz w:val="20"/>
            <w:szCs w:val="20"/>
          </w:rPr>
          <w:t xml:space="preserve">were individually </w:t>
        </w:r>
      </w:ins>
      <w:ins w:id="28" w:author="Matt Lyon" w:date="2020-10-30T10:22:00Z">
        <w:r w:rsidR="005177BD">
          <w:rPr>
            <w:rFonts w:cstheme="minorHAnsi"/>
            <w:sz w:val="20"/>
            <w:szCs w:val="20"/>
          </w:rPr>
          <w:t>processed prior to training</w:t>
        </w:r>
      </w:ins>
      <w:ins w:id="29" w:author="Matt Lyon" w:date="2020-10-30T10:29:00Z">
        <w:r w:rsidR="009A753A">
          <w:rPr>
            <w:rFonts w:cstheme="minorHAnsi"/>
            <w:sz w:val="20"/>
            <w:szCs w:val="20"/>
          </w:rPr>
          <w:t xml:space="preserve"> as </w:t>
        </w:r>
      </w:ins>
      <w:ins w:id="30" w:author="Matt Lyon" w:date="2020-10-30T10:30:00Z">
        <w:r w:rsidR="009A753A">
          <w:rPr>
            <w:rFonts w:cstheme="minorHAnsi"/>
            <w:sz w:val="20"/>
            <w:szCs w:val="20"/>
          </w:rPr>
          <w:t>follows</w:t>
        </w:r>
      </w:ins>
      <w:ins w:id="31" w:author="Matt Lyon" w:date="2020-10-30T10:23:00Z">
        <w:r w:rsidR="005177BD">
          <w:rPr>
            <w:rFonts w:cstheme="minorHAnsi"/>
            <w:sz w:val="20"/>
            <w:szCs w:val="20"/>
          </w:rPr>
          <w:t>. F</w:t>
        </w:r>
      </w:ins>
      <w:ins w:id="32" w:author="Matt Lyon" w:date="2020-10-30T10:08:00Z">
        <w:r>
          <w:rPr>
            <w:rFonts w:cstheme="minorHAnsi"/>
            <w:sz w:val="20"/>
            <w:szCs w:val="20"/>
          </w:rPr>
          <w:t xml:space="preserve">irst, </w:t>
        </w:r>
      </w:ins>
      <w:ins w:id="33" w:author="Matt Lyon" w:date="2020-10-30T10:09:00Z">
        <w:r>
          <w:rPr>
            <w:rFonts w:cstheme="minorHAnsi"/>
            <w:sz w:val="20"/>
            <w:szCs w:val="20"/>
          </w:rPr>
          <w:t>unordered categorical variables were recoded as dummy variables.</w:t>
        </w:r>
      </w:ins>
      <w:ins w:id="34" w:author="Matt Lyon" w:date="2020-10-30T10:30:00Z">
        <w:r w:rsidR="009A753A">
          <w:rPr>
            <w:rFonts w:cstheme="minorHAnsi"/>
            <w:sz w:val="20"/>
            <w:szCs w:val="20"/>
          </w:rPr>
          <w:t xml:space="preserve"> Second, the </w:t>
        </w:r>
      </w:ins>
      <w:ins w:id="35" w:author="Matt Lyon" w:date="2020-10-30T10:42:00Z">
        <w:r w:rsidR="00ED0E8A">
          <w:rPr>
            <w:rFonts w:cstheme="minorHAnsi"/>
            <w:sz w:val="20"/>
            <w:szCs w:val="20"/>
          </w:rPr>
          <w:t xml:space="preserve">training data </w:t>
        </w:r>
      </w:ins>
      <w:ins w:id="36" w:author="Matt Lyon" w:date="2020-10-30T10:30:00Z">
        <w:r w:rsidR="009A753A">
          <w:rPr>
            <w:rFonts w:cstheme="minorHAnsi"/>
            <w:sz w:val="20"/>
            <w:szCs w:val="20"/>
          </w:rPr>
          <w:t xml:space="preserve">minority </w:t>
        </w:r>
      </w:ins>
      <w:ins w:id="37" w:author="Matt Lyon" w:date="2020-10-30T10:31:00Z">
        <w:r w:rsidR="00E657F9">
          <w:rPr>
            <w:rFonts w:cstheme="minorHAnsi"/>
            <w:sz w:val="20"/>
            <w:szCs w:val="20"/>
          </w:rPr>
          <w:t xml:space="preserve">(disease) </w:t>
        </w:r>
      </w:ins>
      <w:ins w:id="38" w:author="Matt Lyon" w:date="2020-10-30T10:30:00Z">
        <w:r w:rsidR="009A753A">
          <w:rPr>
            <w:rFonts w:cstheme="minorHAnsi"/>
            <w:sz w:val="20"/>
            <w:szCs w:val="20"/>
          </w:rPr>
          <w:t xml:space="preserve">class was resampled using </w:t>
        </w:r>
        <w:commentRangeStart w:id="39"/>
        <w:r w:rsidR="009A753A">
          <w:rPr>
            <w:rFonts w:cstheme="minorHAnsi"/>
            <w:sz w:val="20"/>
            <w:szCs w:val="20"/>
          </w:rPr>
          <w:t xml:space="preserve">SMOTE </w:t>
        </w:r>
      </w:ins>
      <w:commentRangeEnd w:id="39"/>
      <w:ins w:id="40" w:author="Matt Lyon" w:date="2020-10-30T10:33:00Z">
        <w:r w:rsidR="00E657F9">
          <w:rPr>
            <w:rStyle w:val="CommentReference"/>
            <w:rFonts w:asciiTheme="minorHAnsi" w:eastAsiaTheme="minorHAnsi" w:hAnsiTheme="minorHAnsi" w:cstheme="minorBidi"/>
            <w:lang w:eastAsia="en-US"/>
          </w:rPr>
          <w:commentReference w:id="39"/>
        </w:r>
      </w:ins>
      <w:ins w:id="41" w:author="Matt Lyon" w:date="2020-10-30T10:30:00Z">
        <w:r w:rsidR="009A753A">
          <w:rPr>
            <w:rFonts w:cstheme="minorHAnsi"/>
            <w:sz w:val="20"/>
            <w:szCs w:val="20"/>
          </w:rPr>
          <w:t>(</w:t>
        </w:r>
      </w:ins>
      <w:ins w:id="42" w:author="Matt Lyon" w:date="2020-10-30T10:33:00Z">
        <w:r w:rsidR="00E657F9" w:rsidRPr="00E657F9">
          <w:rPr>
            <w:rFonts w:cstheme="minorHAnsi"/>
            <w:sz w:val="20"/>
            <w:szCs w:val="20"/>
          </w:rPr>
          <w:t>Synthetic Minority Over-sampling Technique</w:t>
        </w:r>
        <w:r w:rsidR="00E657F9">
          <w:rPr>
            <w:rFonts w:cstheme="minorHAnsi"/>
            <w:sz w:val="20"/>
            <w:szCs w:val="20"/>
          </w:rPr>
          <w:t xml:space="preserve"> [</w:t>
        </w:r>
      </w:ins>
      <w:ins w:id="43" w:author="Matt Lyon" w:date="2020-10-30T10:30:00Z">
        <w:r w:rsidR="009A753A" w:rsidRPr="009A753A">
          <w:rPr>
            <w:rFonts w:cstheme="minorHAnsi"/>
            <w:sz w:val="20"/>
            <w:szCs w:val="20"/>
          </w:rPr>
          <w:t>imbalanced-learn</w:t>
        </w:r>
        <w:r w:rsidR="009A753A">
          <w:rPr>
            <w:rFonts w:cstheme="minorHAnsi"/>
            <w:sz w:val="20"/>
            <w:szCs w:val="20"/>
          </w:rPr>
          <w:t xml:space="preserve"> v0</w:t>
        </w:r>
        <w:r w:rsidR="009A753A" w:rsidRPr="009A753A">
          <w:rPr>
            <w:rFonts w:cstheme="minorHAnsi"/>
            <w:sz w:val="20"/>
            <w:szCs w:val="20"/>
          </w:rPr>
          <w:t>.5.0</w:t>
        </w:r>
      </w:ins>
      <w:ins w:id="44" w:author="Matt Lyon" w:date="2020-10-30T10:33:00Z">
        <w:r w:rsidR="00E657F9">
          <w:rPr>
            <w:rFonts w:cstheme="minorHAnsi"/>
            <w:sz w:val="20"/>
            <w:szCs w:val="20"/>
          </w:rPr>
          <w:t>]</w:t>
        </w:r>
      </w:ins>
      <w:ins w:id="45" w:author="Matt Lyon" w:date="2020-10-30T10:30:00Z">
        <w:r w:rsidR="009A753A">
          <w:rPr>
            <w:rFonts w:cstheme="minorHAnsi"/>
            <w:sz w:val="20"/>
            <w:szCs w:val="20"/>
          </w:rPr>
          <w:t>)</w:t>
        </w:r>
      </w:ins>
      <w:ins w:id="46" w:author="Matt Lyon" w:date="2020-10-30T10:31:00Z">
        <w:r w:rsidR="00E657F9">
          <w:rPr>
            <w:rFonts w:cstheme="minorHAnsi"/>
            <w:sz w:val="20"/>
            <w:szCs w:val="20"/>
          </w:rPr>
          <w:t xml:space="preserve"> </w:t>
        </w:r>
      </w:ins>
      <w:ins w:id="47" w:author="Matt Lyon" w:date="2020-10-30T10:32:00Z">
        <w:r w:rsidR="00E657F9">
          <w:rPr>
            <w:rFonts w:cstheme="minorHAnsi"/>
            <w:sz w:val="20"/>
            <w:szCs w:val="20"/>
          </w:rPr>
          <w:t xml:space="preserve">to </w:t>
        </w:r>
      </w:ins>
      <w:ins w:id="48" w:author="Matt Lyon" w:date="2020-10-30T10:48:00Z">
        <w:r w:rsidR="0098383F">
          <w:rPr>
            <w:rFonts w:cstheme="minorHAnsi"/>
            <w:sz w:val="20"/>
            <w:szCs w:val="20"/>
          </w:rPr>
          <w:t>improve</w:t>
        </w:r>
      </w:ins>
      <w:ins w:id="49" w:author="Matt Lyon" w:date="2020-10-30T10:32:00Z">
        <w:r w:rsidR="00E657F9">
          <w:rPr>
            <w:rFonts w:cstheme="minorHAnsi"/>
            <w:sz w:val="20"/>
            <w:szCs w:val="20"/>
          </w:rPr>
          <w:t xml:space="preserve"> class balance between affected/unaffected</w:t>
        </w:r>
      </w:ins>
      <w:ins w:id="50" w:author="Matt Lyon" w:date="2020-10-30T10:48:00Z">
        <w:r w:rsidR="0098383F">
          <w:rPr>
            <w:rFonts w:cstheme="minorHAnsi"/>
            <w:sz w:val="20"/>
            <w:szCs w:val="20"/>
          </w:rPr>
          <w:t xml:space="preserve"> observations</w:t>
        </w:r>
      </w:ins>
      <w:ins w:id="51" w:author="Matt Lyon" w:date="2020-10-30T10:32:00Z">
        <w:r w:rsidR="00E657F9">
          <w:rPr>
            <w:rFonts w:cstheme="minorHAnsi"/>
            <w:sz w:val="20"/>
            <w:szCs w:val="20"/>
          </w:rPr>
          <w:t>.</w:t>
        </w:r>
      </w:ins>
      <w:ins w:id="52" w:author="Matt Lyon" w:date="2020-10-30T10:35:00Z">
        <w:r w:rsidR="00B0762C">
          <w:rPr>
            <w:rFonts w:cstheme="minorHAnsi"/>
            <w:sz w:val="20"/>
            <w:szCs w:val="20"/>
          </w:rPr>
          <w:t xml:space="preserve"> Third, </w:t>
        </w:r>
      </w:ins>
      <w:ins w:id="53" w:author="Matt Lyon" w:date="2020-10-30T10:36:00Z">
        <w:r w:rsidR="00B0762C">
          <w:rPr>
            <w:rFonts w:cstheme="minorHAnsi"/>
            <w:sz w:val="20"/>
            <w:szCs w:val="20"/>
          </w:rPr>
          <w:t>predictors with high</w:t>
        </w:r>
      </w:ins>
      <w:ins w:id="54" w:author="Matt Lyon" w:date="2020-10-30T10:37:00Z">
        <w:r w:rsidR="00B0762C">
          <w:rPr>
            <w:rFonts w:cstheme="minorHAnsi"/>
            <w:sz w:val="20"/>
            <w:szCs w:val="20"/>
          </w:rPr>
          <w:t xml:space="preserve"> Pearson correlation (&gt;80%)</w:t>
        </w:r>
      </w:ins>
      <w:ins w:id="55" w:author="Matt Lyon" w:date="2020-10-30T10:42:00Z">
        <w:r w:rsidR="00ED0E8A">
          <w:rPr>
            <w:rFonts w:cstheme="minorHAnsi"/>
            <w:sz w:val="20"/>
            <w:szCs w:val="20"/>
          </w:rPr>
          <w:t xml:space="preserve"> in the training dataset</w:t>
        </w:r>
      </w:ins>
      <w:ins w:id="56" w:author="Matt Lyon" w:date="2020-10-30T10:37:00Z">
        <w:r w:rsidR="00B0762C">
          <w:rPr>
            <w:rFonts w:cstheme="minorHAnsi"/>
            <w:sz w:val="20"/>
            <w:szCs w:val="20"/>
          </w:rPr>
          <w:t xml:space="preserve"> were eliminated by randomly selecting a single predictor from each pair. Fourth, </w:t>
        </w:r>
      </w:ins>
      <w:ins w:id="57" w:author="Matt Lyon" w:date="2020-10-30T10:38:00Z">
        <w:r w:rsidR="00B0762C">
          <w:rPr>
            <w:rFonts w:cstheme="minorHAnsi"/>
            <w:sz w:val="20"/>
            <w:szCs w:val="20"/>
          </w:rPr>
          <w:t xml:space="preserve">a random forest was applied to the </w:t>
        </w:r>
      </w:ins>
      <w:ins w:id="58" w:author="Matt Lyon" w:date="2020-10-30T10:42:00Z">
        <w:r w:rsidR="00ED0E8A">
          <w:rPr>
            <w:rFonts w:cstheme="minorHAnsi"/>
            <w:sz w:val="20"/>
            <w:szCs w:val="20"/>
          </w:rPr>
          <w:t xml:space="preserve">training </w:t>
        </w:r>
      </w:ins>
      <w:ins w:id="59" w:author="Matt Lyon" w:date="2020-10-30T10:38:00Z">
        <w:r w:rsidR="00B0762C">
          <w:rPr>
            <w:rFonts w:cstheme="minorHAnsi"/>
            <w:sz w:val="20"/>
            <w:szCs w:val="20"/>
          </w:rPr>
          <w:t>data to select features with a conservativ</w:t>
        </w:r>
      </w:ins>
      <w:ins w:id="60" w:author="Matt Lyon" w:date="2020-10-30T10:39:00Z">
        <w:r w:rsidR="00B0762C">
          <w:rPr>
            <w:rFonts w:cstheme="minorHAnsi"/>
            <w:sz w:val="20"/>
            <w:szCs w:val="20"/>
          </w:rPr>
          <w:t xml:space="preserve">e feature importance </w:t>
        </w:r>
        <w:r w:rsidR="002F7319">
          <w:rPr>
            <w:rFonts w:cstheme="minorHAnsi"/>
            <w:sz w:val="20"/>
            <w:szCs w:val="20"/>
          </w:rPr>
          <w:t>threshold (&gt;0.01)</w:t>
        </w:r>
        <w:r w:rsidR="00B0762C">
          <w:rPr>
            <w:rFonts w:cstheme="minorHAnsi"/>
            <w:sz w:val="20"/>
            <w:szCs w:val="20"/>
          </w:rPr>
          <w:t>.</w:t>
        </w:r>
        <w:r w:rsidR="000202BC">
          <w:rPr>
            <w:rFonts w:cstheme="minorHAnsi"/>
            <w:sz w:val="20"/>
            <w:szCs w:val="20"/>
          </w:rPr>
          <w:t xml:space="preserve"> Finally, continuous predictors were </w:t>
        </w:r>
        <w:r w:rsidR="002757AD">
          <w:rPr>
            <w:rFonts w:cstheme="minorHAnsi"/>
            <w:sz w:val="20"/>
            <w:szCs w:val="20"/>
          </w:rPr>
          <w:t>standardi</w:t>
        </w:r>
      </w:ins>
      <w:ins w:id="61" w:author="Matt Lyon" w:date="2020-10-30T10:40:00Z">
        <w:r w:rsidR="002757AD">
          <w:rPr>
            <w:rFonts w:cstheme="minorHAnsi"/>
            <w:sz w:val="20"/>
            <w:szCs w:val="20"/>
          </w:rPr>
          <w:t xml:space="preserve">sed to Z-score </w:t>
        </w:r>
      </w:ins>
      <w:ins w:id="62" w:author="Matt Lyon" w:date="2020-10-30T10:43:00Z">
        <w:r w:rsidR="00ED0E8A">
          <w:rPr>
            <w:rFonts w:cstheme="minorHAnsi"/>
            <w:sz w:val="20"/>
            <w:szCs w:val="20"/>
          </w:rPr>
          <w:t xml:space="preserve">in both training and testing data </w:t>
        </w:r>
      </w:ins>
      <w:ins w:id="63" w:author="Matt Lyon" w:date="2020-10-30T10:40:00Z">
        <w:r w:rsidR="002757AD">
          <w:rPr>
            <w:rFonts w:cstheme="minorHAnsi"/>
            <w:sz w:val="20"/>
            <w:szCs w:val="20"/>
          </w:rPr>
          <w:t xml:space="preserve">by using the mean and standard deviation </w:t>
        </w:r>
      </w:ins>
      <w:ins w:id="64" w:author="Matt Lyon" w:date="2020-10-30T10:43:00Z">
        <w:r w:rsidR="00ED0E8A">
          <w:rPr>
            <w:rFonts w:cstheme="minorHAnsi"/>
            <w:sz w:val="20"/>
            <w:szCs w:val="20"/>
          </w:rPr>
          <w:t xml:space="preserve">of the training data </w:t>
        </w:r>
      </w:ins>
      <w:ins w:id="65" w:author="Matt Lyon" w:date="2020-10-30T10:40:00Z">
        <w:r w:rsidR="002757AD">
          <w:rPr>
            <w:rFonts w:cstheme="minorHAnsi"/>
            <w:sz w:val="20"/>
            <w:szCs w:val="20"/>
          </w:rPr>
          <w:t>estimated prior to pre</w:t>
        </w:r>
      </w:ins>
      <w:ins w:id="66" w:author="Matt Lyon" w:date="2020-10-30T10:41:00Z">
        <w:r w:rsidR="002757AD">
          <w:rPr>
            <w:rFonts w:cstheme="minorHAnsi"/>
            <w:sz w:val="20"/>
            <w:szCs w:val="20"/>
          </w:rPr>
          <w:t>-</w:t>
        </w:r>
      </w:ins>
      <w:ins w:id="67" w:author="Matt Lyon" w:date="2020-10-30T10:40:00Z">
        <w:r w:rsidR="002757AD">
          <w:rPr>
            <w:rFonts w:cstheme="minorHAnsi"/>
            <w:sz w:val="20"/>
            <w:szCs w:val="20"/>
          </w:rPr>
          <w:t>processing</w:t>
        </w:r>
      </w:ins>
      <w:ins w:id="68" w:author="Matt Lyon" w:date="2020-10-30T10:43:00Z">
        <w:r w:rsidR="00ED0E8A">
          <w:rPr>
            <w:rFonts w:cstheme="minorHAnsi"/>
            <w:sz w:val="20"/>
            <w:szCs w:val="20"/>
          </w:rPr>
          <w:t>.</w:t>
        </w:r>
      </w:ins>
      <w:ins w:id="69" w:author="Matt Lyon" w:date="2020-10-30T10:49:00Z">
        <w:r w:rsidR="0098383F">
          <w:rPr>
            <w:rFonts w:cstheme="minorHAnsi"/>
            <w:sz w:val="20"/>
            <w:szCs w:val="20"/>
          </w:rPr>
          <w:t xml:space="preserve"> Following data processing, </w:t>
        </w:r>
      </w:ins>
      <w:ins w:id="70" w:author="Matt Lyon" w:date="2020-10-30T10:50:00Z">
        <w:r w:rsidR="0098383F">
          <w:rPr>
            <w:rFonts w:cstheme="minorHAnsi"/>
            <w:sz w:val="20"/>
            <w:szCs w:val="20"/>
          </w:rPr>
          <w:t xml:space="preserve">ML models were </w:t>
        </w:r>
        <w:r w:rsidR="00342DB4">
          <w:rPr>
            <w:rFonts w:cstheme="minorHAnsi"/>
            <w:sz w:val="20"/>
            <w:szCs w:val="20"/>
          </w:rPr>
          <w:t xml:space="preserve">trained using </w:t>
        </w:r>
      </w:ins>
      <w:ins w:id="71" w:author="Matt Lyon" w:date="2020-10-30T10:51:00Z">
        <w:r w:rsidR="00675235">
          <w:rPr>
            <w:rFonts w:cstheme="minorHAnsi"/>
            <w:sz w:val="20"/>
            <w:szCs w:val="20"/>
          </w:rPr>
          <w:t xml:space="preserve">predictors identified by the random forest </w:t>
        </w:r>
      </w:ins>
      <w:ins w:id="72" w:author="Matt Lyon" w:date="2020-10-30T10:50:00Z">
        <w:r w:rsidR="00342DB4">
          <w:rPr>
            <w:rFonts w:cstheme="minorHAnsi"/>
            <w:sz w:val="20"/>
            <w:szCs w:val="20"/>
          </w:rPr>
          <w:t xml:space="preserve">and evaluated using the testing dataset </w:t>
        </w:r>
      </w:ins>
      <w:ins w:id="73" w:author="Matt Lyon" w:date="2020-10-30T10:58:00Z">
        <w:r w:rsidR="00880667">
          <w:rPr>
            <w:rFonts w:cstheme="minorHAnsi"/>
            <w:sz w:val="20"/>
            <w:szCs w:val="20"/>
          </w:rPr>
          <w:t>with the following algorithms using default parameters unless otherwise indicated</w:t>
        </w:r>
      </w:ins>
      <w:ins w:id="74" w:author="Matt Lyon" w:date="2020-10-30T10:50:00Z">
        <w:r w:rsidR="00342DB4">
          <w:rPr>
            <w:rFonts w:cstheme="minorHAnsi"/>
            <w:sz w:val="20"/>
            <w:szCs w:val="20"/>
          </w:rPr>
          <w:t>.</w:t>
        </w:r>
      </w:ins>
    </w:p>
    <w:p w14:paraId="6A8026B2" w14:textId="3562F32B" w:rsidR="00ED0E8A" w:rsidRDefault="00ED0E8A" w:rsidP="003F1EA7">
      <w:pPr>
        <w:spacing w:line="360" w:lineRule="auto"/>
        <w:rPr>
          <w:ins w:id="75" w:author="Matt Lyon" w:date="2020-10-30T10:48:00Z"/>
          <w:rFonts w:cstheme="minorHAnsi"/>
          <w:sz w:val="20"/>
          <w:szCs w:val="20"/>
        </w:rPr>
      </w:pPr>
      <w:ins w:id="76" w:author="Matt Lyon" w:date="2020-10-30T10:43:00Z">
        <w:r>
          <w:rPr>
            <w:rFonts w:cstheme="minorHAnsi"/>
            <w:sz w:val="20"/>
            <w:szCs w:val="20"/>
          </w:rPr>
          <w:t xml:space="preserve">2A) </w:t>
        </w:r>
      </w:ins>
      <w:ins w:id="77" w:author="Matt Lyon" w:date="2020-10-30T10:49:00Z">
        <w:r w:rsidR="0098383F">
          <w:rPr>
            <w:rFonts w:cstheme="minorHAnsi"/>
            <w:sz w:val="20"/>
            <w:szCs w:val="20"/>
          </w:rPr>
          <w:t>Logistic regression</w:t>
        </w:r>
      </w:ins>
      <w:ins w:id="78" w:author="Matt Lyon" w:date="2020-10-30T10:56:00Z">
        <w:r w:rsidR="00E9366F">
          <w:rPr>
            <w:rFonts w:cstheme="minorHAnsi"/>
            <w:sz w:val="20"/>
            <w:szCs w:val="20"/>
          </w:rPr>
          <w:t xml:space="preserve"> (sci-kit learn)</w:t>
        </w:r>
      </w:ins>
      <w:ins w:id="79" w:author="Matt Lyon" w:date="2020-10-30T10:49:00Z">
        <w:r w:rsidR="0098383F">
          <w:rPr>
            <w:rFonts w:cstheme="minorHAnsi"/>
            <w:sz w:val="20"/>
            <w:szCs w:val="20"/>
          </w:rPr>
          <w:t>.</w:t>
        </w:r>
      </w:ins>
      <w:ins w:id="80" w:author="Matt Lyon" w:date="2020-10-30T10:51:00Z">
        <w:r w:rsidR="00052D53">
          <w:rPr>
            <w:rFonts w:cstheme="minorHAnsi"/>
            <w:sz w:val="20"/>
            <w:szCs w:val="20"/>
          </w:rPr>
          <w:t xml:space="preserve"> T</w:t>
        </w:r>
      </w:ins>
      <w:ins w:id="81" w:author="Matt Lyon" w:date="2020-10-30T10:47:00Z">
        <w:r w:rsidR="0098383F">
          <w:rPr>
            <w:rFonts w:cstheme="minorHAnsi"/>
            <w:sz w:val="20"/>
            <w:szCs w:val="20"/>
          </w:rPr>
          <w:t xml:space="preserve">he </w:t>
        </w:r>
      </w:ins>
      <w:ins w:id="82" w:author="Matt Lyon" w:date="2020-10-30T10:46:00Z">
        <w:r w:rsidR="0098383F">
          <w:rPr>
            <w:rFonts w:cstheme="minorHAnsi"/>
            <w:sz w:val="20"/>
            <w:szCs w:val="20"/>
          </w:rPr>
          <w:t xml:space="preserve">maximum number of </w:t>
        </w:r>
        <w:r w:rsidR="0098383F" w:rsidRPr="0098383F">
          <w:rPr>
            <w:rFonts w:cstheme="minorHAnsi"/>
            <w:sz w:val="20"/>
            <w:szCs w:val="20"/>
          </w:rPr>
          <w:t xml:space="preserve">iterations taken for </w:t>
        </w:r>
      </w:ins>
      <w:ins w:id="83" w:author="Matt Lyon" w:date="2020-10-30T10:48:00Z">
        <w:r w:rsidR="0098383F" w:rsidRPr="0098383F">
          <w:rPr>
            <w:rFonts w:cstheme="minorHAnsi"/>
            <w:sz w:val="20"/>
            <w:szCs w:val="20"/>
          </w:rPr>
          <w:t>converg</w:t>
        </w:r>
        <w:r w:rsidR="0098383F">
          <w:rPr>
            <w:rFonts w:cstheme="minorHAnsi"/>
            <w:sz w:val="20"/>
            <w:szCs w:val="20"/>
          </w:rPr>
          <w:t>ence</w:t>
        </w:r>
      </w:ins>
      <w:ins w:id="84" w:author="Matt Lyon" w:date="2020-10-30T10:47:00Z">
        <w:r w:rsidR="0098383F">
          <w:rPr>
            <w:rFonts w:cstheme="minorHAnsi"/>
            <w:sz w:val="20"/>
            <w:szCs w:val="20"/>
          </w:rPr>
          <w:t xml:space="preserve"> was increased</w:t>
        </w:r>
      </w:ins>
      <w:ins w:id="85" w:author="Matt Lyon" w:date="2020-10-30T10:46:00Z">
        <w:r w:rsidR="0098383F">
          <w:rPr>
            <w:rFonts w:cstheme="minorHAnsi"/>
            <w:sz w:val="20"/>
            <w:szCs w:val="20"/>
          </w:rPr>
          <w:t xml:space="preserve"> to </w:t>
        </w:r>
      </w:ins>
      <w:ins w:id="86" w:author="Matt Lyon" w:date="2020-10-30T10:47:00Z">
        <w:r w:rsidR="0098383F" w:rsidRPr="0098383F">
          <w:rPr>
            <w:rFonts w:cstheme="minorHAnsi"/>
            <w:sz w:val="20"/>
            <w:szCs w:val="20"/>
          </w:rPr>
          <w:t>100</w:t>
        </w:r>
        <w:r w:rsidR="0098383F">
          <w:rPr>
            <w:rFonts w:cstheme="minorHAnsi"/>
            <w:sz w:val="20"/>
            <w:szCs w:val="20"/>
          </w:rPr>
          <w:t>,</w:t>
        </w:r>
        <w:r w:rsidR="0098383F" w:rsidRPr="0098383F">
          <w:rPr>
            <w:rFonts w:cstheme="minorHAnsi"/>
            <w:sz w:val="20"/>
            <w:szCs w:val="20"/>
          </w:rPr>
          <w:t>000</w:t>
        </w:r>
      </w:ins>
      <w:ins w:id="87" w:author="Matt Lyon" w:date="2020-10-30T10:48:00Z">
        <w:r w:rsidR="0098383F">
          <w:rPr>
            <w:rFonts w:cstheme="minorHAnsi"/>
            <w:sz w:val="20"/>
            <w:szCs w:val="20"/>
          </w:rPr>
          <w:t>.</w:t>
        </w:r>
      </w:ins>
    </w:p>
    <w:p w14:paraId="347BF4FA" w14:textId="30177F6E" w:rsidR="0098383F" w:rsidRDefault="0098383F" w:rsidP="003F1EA7">
      <w:pPr>
        <w:spacing w:line="360" w:lineRule="auto"/>
        <w:rPr>
          <w:ins w:id="88" w:author="Matt Lyon" w:date="2020-10-30T10:59:00Z"/>
          <w:rFonts w:cstheme="minorHAnsi"/>
          <w:sz w:val="20"/>
          <w:szCs w:val="20"/>
        </w:rPr>
      </w:pPr>
      <w:ins w:id="89" w:author="Matt Lyon" w:date="2020-10-30T10:48:00Z">
        <w:r>
          <w:rPr>
            <w:rFonts w:cstheme="minorHAnsi"/>
            <w:sz w:val="20"/>
            <w:szCs w:val="20"/>
          </w:rPr>
          <w:t xml:space="preserve">2B) </w:t>
        </w:r>
      </w:ins>
      <w:ins w:id="90" w:author="Matt Lyon" w:date="2020-10-30T10:51:00Z">
        <w:r w:rsidR="001635D9">
          <w:rPr>
            <w:rFonts w:cstheme="minorHAnsi"/>
            <w:sz w:val="20"/>
            <w:szCs w:val="20"/>
          </w:rPr>
          <w:t>Random Forest</w:t>
        </w:r>
      </w:ins>
      <w:ins w:id="91" w:author="Matt Lyon" w:date="2020-10-30T10:56:00Z">
        <w:r w:rsidR="00270E9C">
          <w:rPr>
            <w:rFonts w:cstheme="minorHAnsi"/>
            <w:sz w:val="20"/>
            <w:szCs w:val="20"/>
          </w:rPr>
          <w:t xml:space="preserve"> (sci-kit learn)</w:t>
        </w:r>
      </w:ins>
    </w:p>
    <w:p w14:paraId="10806B64" w14:textId="3ABC9ADA" w:rsidR="009553FB" w:rsidRDefault="009553FB" w:rsidP="003F1EA7">
      <w:pPr>
        <w:spacing w:line="360" w:lineRule="auto"/>
        <w:rPr>
          <w:ins w:id="92" w:author="Matt Lyon" w:date="2020-10-30T11:01:00Z"/>
          <w:rFonts w:cstheme="minorHAnsi"/>
          <w:sz w:val="20"/>
          <w:szCs w:val="20"/>
        </w:rPr>
      </w:pPr>
      <w:ins w:id="93" w:author="Matt Lyon" w:date="2020-10-30T10:59:00Z">
        <w:r>
          <w:rPr>
            <w:rFonts w:cstheme="minorHAnsi"/>
            <w:sz w:val="20"/>
            <w:szCs w:val="20"/>
          </w:rPr>
          <w:t>2C) Neural Network (TensorFlow)</w:t>
        </w:r>
        <w:r w:rsidR="00225D99">
          <w:rPr>
            <w:rFonts w:cstheme="minorHAnsi"/>
            <w:sz w:val="20"/>
            <w:szCs w:val="20"/>
          </w:rPr>
          <w:t>. One hi</w:t>
        </w:r>
      </w:ins>
      <w:ins w:id="94" w:author="Matt Lyon" w:date="2020-10-30T11:00:00Z">
        <w:r w:rsidR="00225D99">
          <w:rPr>
            <w:rFonts w:cstheme="minorHAnsi"/>
            <w:sz w:val="20"/>
            <w:szCs w:val="20"/>
          </w:rPr>
          <w:t>dden layer with number of nodes equal to number of predictors.</w:t>
        </w:r>
      </w:ins>
      <w:ins w:id="95" w:author="Matt Lyon" w:date="2020-10-30T11:01:00Z">
        <w:r w:rsidR="002B45D8">
          <w:rPr>
            <w:rFonts w:cstheme="minorHAnsi"/>
            <w:sz w:val="20"/>
            <w:szCs w:val="20"/>
          </w:rPr>
          <w:t xml:space="preserve"> </w:t>
        </w:r>
        <w:r w:rsidR="008D2894">
          <w:rPr>
            <w:rFonts w:cstheme="minorHAnsi"/>
            <w:sz w:val="20"/>
            <w:szCs w:val="20"/>
          </w:rPr>
          <w:t>R</w:t>
        </w:r>
        <w:r w:rsidR="008D2894" w:rsidRPr="008D2894">
          <w:rPr>
            <w:rFonts w:cstheme="minorHAnsi"/>
            <w:sz w:val="20"/>
            <w:szCs w:val="20"/>
          </w:rPr>
          <w:t>ectified linear unit activation function.</w:t>
        </w:r>
      </w:ins>
    </w:p>
    <w:p w14:paraId="708D7EAD" w14:textId="5542A7B0" w:rsidR="00E52507" w:rsidRPr="00F00F88" w:rsidRDefault="00E52507" w:rsidP="003F1EA7">
      <w:pPr>
        <w:spacing w:line="360" w:lineRule="auto"/>
        <w:rPr>
          <w:ins w:id="96" w:author="Matt Lyon" w:date="2020-10-30T10:01:00Z"/>
          <w:rFonts w:cstheme="minorHAnsi"/>
          <w:sz w:val="20"/>
          <w:szCs w:val="20"/>
          <w:rPrChange w:id="97" w:author="Matt Lyon" w:date="2020-10-30T10:02:00Z">
            <w:rPr>
              <w:ins w:id="98" w:author="Matt Lyon" w:date="2020-10-30T10:01:00Z"/>
              <w:rFonts w:cstheme="minorHAnsi"/>
              <w:sz w:val="20"/>
              <w:szCs w:val="20"/>
              <w:highlight w:val="yellow"/>
            </w:rPr>
          </w:rPrChange>
        </w:rPr>
      </w:pPr>
      <w:ins w:id="99" w:author="Matt Lyon" w:date="2020-10-30T11:01:00Z">
        <w:r>
          <w:rPr>
            <w:rFonts w:cstheme="minorHAnsi"/>
            <w:sz w:val="20"/>
            <w:szCs w:val="20"/>
          </w:rPr>
          <w:t xml:space="preserve">2D) </w:t>
        </w:r>
        <w:proofErr w:type="spellStart"/>
        <w:r>
          <w:rPr>
            <w:rFonts w:cstheme="minorHAnsi"/>
            <w:sz w:val="20"/>
            <w:szCs w:val="20"/>
          </w:rPr>
          <w:t>A</w:t>
        </w:r>
      </w:ins>
      <w:ins w:id="100" w:author="Matt Lyon" w:date="2020-10-30T11:03:00Z">
        <w:r w:rsidR="0026588C">
          <w:rPr>
            <w:rFonts w:cstheme="minorHAnsi"/>
            <w:sz w:val="20"/>
            <w:szCs w:val="20"/>
          </w:rPr>
          <w:t>da</w:t>
        </w:r>
      </w:ins>
      <w:ins w:id="101" w:author="Matt Lyon" w:date="2020-10-30T11:01:00Z">
        <w:r>
          <w:rPr>
            <w:rFonts w:cstheme="minorHAnsi"/>
            <w:sz w:val="20"/>
            <w:szCs w:val="20"/>
          </w:rPr>
          <w:t>net</w:t>
        </w:r>
        <w:proofErr w:type="spellEnd"/>
        <w:r>
          <w:rPr>
            <w:rFonts w:cstheme="minorHAnsi"/>
            <w:sz w:val="20"/>
            <w:szCs w:val="20"/>
          </w:rPr>
          <w:t xml:space="preserve"> </w:t>
        </w:r>
      </w:ins>
      <w:ins w:id="102" w:author="Matt Lyon" w:date="2020-10-30T11:02:00Z">
        <w:r>
          <w:rPr>
            <w:rFonts w:cstheme="minorHAnsi"/>
            <w:sz w:val="20"/>
            <w:szCs w:val="20"/>
          </w:rPr>
          <w:t>(</w:t>
        </w:r>
      </w:ins>
      <w:ins w:id="103" w:author="Matt Lyon" w:date="2020-10-30T11:03:00Z">
        <w:r w:rsidR="00FC3D66">
          <w:rPr>
            <w:rFonts w:cstheme="minorHAnsi"/>
            <w:sz w:val="20"/>
            <w:szCs w:val="20"/>
          </w:rPr>
          <w:t>[</w:t>
        </w:r>
      </w:ins>
      <w:ins w:id="104" w:author="Matt Lyon" w:date="2020-10-30T11:02:00Z">
        <w:r>
          <w:rPr>
            <w:rFonts w:cstheme="minorHAnsi"/>
            <w:sz w:val="20"/>
            <w:szCs w:val="20"/>
          </w:rPr>
          <w:t>v0</w:t>
        </w:r>
        <w:r w:rsidRPr="00E52507">
          <w:rPr>
            <w:rFonts w:cstheme="minorHAnsi"/>
            <w:sz w:val="20"/>
            <w:szCs w:val="20"/>
          </w:rPr>
          <w:t>.8.0</w:t>
        </w:r>
      </w:ins>
      <w:ins w:id="105" w:author="Matt Lyon" w:date="2020-10-30T11:03:00Z">
        <w:r w:rsidR="00FC3D66">
          <w:rPr>
            <w:rFonts w:cstheme="minorHAnsi"/>
            <w:sz w:val="20"/>
            <w:szCs w:val="20"/>
          </w:rPr>
          <w:t>]</w:t>
        </w:r>
      </w:ins>
      <w:ins w:id="106" w:author="Matt Lyon" w:date="2020-10-30T11:02:00Z">
        <w:r>
          <w:rPr>
            <w:rFonts w:cstheme="minorHAnsi"/>
            <w:sz w:val="20"/>
            <w:szCs w:val="20"/>
          </w:rPr>
          <w:t>).</w:t>
        </w:r>
      </w:ins>
      <w:ins w:id="107" w:author="Matt Lyon" w:date="2020-10-30T11:05:00Z">
        <w:r w:rsidR="008951D5">
          <w:rPr>
            <w:rFonts w:cstheme="minorHAnsi"/>
            <w:sz w:val="20"/>
            <w:szCs w:val="20"/>
          </w:rPr>
          <w:t xml:space="preserve"> An </w:t>
        </w:r>
        <w:proofErr w:type="spellStart"/>
        <w:r w:rsidR="008951D5">
          <w:rPr>
            <w:rFonts w:cstheme="minorHAnsi"/>
            <w:sz w:val="20"/>
            <w:szCs w:val="20"/>
          </w:rPr>
          <w:t>Ensembl</w:t>
        </w:r>
      </w:ins>
      <w:proofErr w:type="spellEnd"/>
      <w:ins w:id="108" w:author="Matt Lyon" w:date="2020-10-30T11:08:00Z">
        <w:r w:rsidR="007D0A5E">
          <w:rPr>
            <w:rFonts w:cstheme="minorHAnsi"/>
            <w:sz w:val="20"/>
            <w:szCs w:val="20"/>
          </w:rPr>
          <w:t>/</w:t>
        </w:r>
        <w:proofErr w:type="spellStart"/>
        <w:r w:rsidR="007D0A5E">
          <w:rPr>
            <w:rFonts w:cstheme="minorHAnsi"/>
            <w:sz w:val="20"/>
            <w:szCs w:val="20"/>
          </w:rPr>
          <w:t>AutoML</w:t>
        </w:r>
      </w:ins>
      <w:proofErr w:type="spellEnd"/>
      <w:ins w:id="109" w:author="Matt Lyon" w:date="2020-10-30T11:05:00Z">
        <w:r w:rsidR="008951D5">
          <w:rPr>
            <w:rFonts w:cstheme="minorHAnsi"/>
            <w:sz w:val="20"/>
            <w:szCs w:val="20"/>
          </w:rPr>
          <w:t xml:space="preserve"> binary classifier was prepared using the following models: </w:t>
        </w:r>
      </w:ins>
      <w:ins w:id="110" w:author="Matt Lyon" w:date="2020-10-30T11:06:00Z">
        <w:r w:rsidR="008951D5">
          <w:rPr>
            <w:rFonts w:cstheme="minorHAnsi"/>
            <w:sz w:val="20"/>
            <w:szCs w:val="20"/>
          </w:rPr>
          <w:t>l</w:t>
        </w:r>
      </w:ins>
      <w:ins w:id="111" w:author="Matt Lyon" w:date="2020-10-30T11:05:00Z">
        <w:r w:rsidR="008951D5">
          <w:rPr>
            <w:rFonts w:cstheme="minorHAnsi"/>
            <w:sz w:val="20"/>
            <w:szCs w:val="20"/>
          </w:rPr>
          <w:t>inear model</w:t>
        </w:r>
      </w:ins>
      <w:ins w:id="112" w:author="Matt Lyon" w:date="2020-10-30T11:06:00Z">
        <w:r w:rsidR="008951D5">
          <w:rPr>
            <w:rFonts w:cstheme="minorHAnsi"/>
            <w:sz w:val="20"/>
            <w:szCs w:val="20"/>
          </w:rPr>
          <w:t>, neural network (</w:t>
        </w:r>
      </w:ins>
      <w:ins w:id="113" w:author="Matt Lyon" w:date="2020-10-30T11:07:00Z">
        <w:r w:rsidR="008951D5">
          <w:rPr>
            <w:rFonts w:cstheme="minorHAnsi"/>
            <w:sz w:val="20"/>
            <w:szCs w:val="20"/>
          </w:rPr>
          <w:t xml:space="preserve">hidden layers/nodes </w:t>
        </w:r>
      </w:ins>
      <w:ins w:id="114" w:author="Matt Lyon" w:date="2020-10-30T11:06:00Z">
        <w:r w:rsidR="008951D5">
          <w:rPr>
            <w:rFonts w:cstheme="minorHAnsi"/>
            <w:sz w:val="20"/>
            <w:szCs w:val="20"/>
          </w:rPr>
          <w:t xml:space="preserve">20, 50, 100, 20 &amp; 10, 50 &amp; 20, </w:t>
        </w:r>
      </w:ins>
      <w:ins w:id="115" w:author="Matt Lyon" w:date="2020-10-30T11:07:00Z">
        <w:r w:rsidR="008951D5">
          <w:rPr>
            <w:rFonts w:cstheme="minorHAnsi"/>
            <w:sz w:val="20"/>
            <w:szCs w:val="20"/>
          </w:rPr>
          <w:t>100 &amp; 40, 100 &amp; 40 &amp; 20</w:t>
        </w:r>
      </w:ins>
      <w:ins w:id="116" w:author="Matt Lyon" w:date="2020-10-30T11:06:00Z">
        <w:r w:rsidR="008951D5">
          <w:rPr>
            <w:rFonts w:cstheme="minorHAnsi"/>
            <w:sz w:val="20"/>
            <w:szCs w:val="20"/>
          </w:rPr>
          <w:t>)</w:t>
        </w:r>
      </w:ins>
      <w:ins w:id="117" w:author="Matt Lyon" w:date="2020-10-30T11:07:00Z">
        <w:r w:rsidR="008951D5">
          <w:rPr>
            <w:rFonts w:cstheme="minorHAnsi"/>
            <w:sz w:val="20"/>
            <w:szCs w:val="20"/>
          </w:rPr>
          <w:t xml:space="preserve">, </w:t>
        </w:r>
      </w:ins>
      <w:ins w:id="118" w:author="Matt Lyon" w:date="2020-10-30T11:08:00Z">
        <w:r w:rsidR="008951D5">
          <w:rPr>
            <w:rFonts w:cstheme="minorHAnsi"/>
            <w:sz w:val="20"/>
            <w:szCs w:val="20"/>
          </w:rPr>
          <w:t>gradient boosted trees.</w:t>
        </w:r>
      </w:ins>
    </w:p>
    <w:p w14:paraId="03CD0B5F" w14:textId="744CBA32" w:rsidR="00B6546F" w:rsidDel="00A4479A" w:rsidRDefault="00B6546F" w:rsidP="003F1EA7">
      <w:pPr>
        <w:spacing w:line="360" w:lineRule="auto"/>
        <w:rPr>
          <w:del w:id="119" w:author="Matt Lyon" w:date="2020-10-30T11:03:00Z"/>
          <w:rFonts w:cstheme="minorHAnsi"/>
          <w:sz w:val="20"/>
          <w:szCs w:val="20"/>
          <w:highlight w:val="yellow"/>
        </w:rPr>
      </w:pPr>
      <w:commentRangeStart w:id="120"/>
      <w:del w:id="121" w:author="Matt Lyon" w:date="2020-10-30T11:03:00Z">
        <w:r w:rsidDel="00A4479A">
          <w:rPr>
            <w:rFonts w:cstheme="minorHAnsi"/>
            <w:sz w:val="20"/>
            <w:szCs w:val="20"/>
            <w:highlight w:val="yellow"/>
          </w:rPr>
          <w:delText xml:space="preserve">2) </w:delText>
        </w:r>
        <w:r w:rsidR="009F0527" w:rsidDel="00A4479A">
          <w:rPr>
            <w:rFonts w:cstheme="minorHAnsi"/>
            <w:sz w:val="20"/>
            <w:szCs w:val="20"/>
            <w:highlight w:val="yellow"/>
          </w:rPr>
          <w:delText>ML – Logistic Regression</w:delText>
        </w:r>
        <w:commentRangeEnd w:id="120"/>
        <w:r w:rsidR="00785E81" w:rsidDel="00A4479A">
          <w:rPr>
            <w:rStyle w:val="CommentReference"/>
            <w:rFonts w:asciiTheme="minorHAnsi" w:eastAsiaTheme="minorHAnsi" w:hAnsiTheme="minorHAnsi" w:cstheme="minorBidi"/>
            <w:lang w:eastAsia="en-US"/>
          </w:rPr>
          <w:commentReference w:id="120"/>
        </w:r>
      </w:del>
    </w:p>
    <w:p w14:paraId="6C39F907" w14:textId="321CF014" w:rsidR="00B6546F" w:rsidDel="00A4479A" w:rsidRDefault="00B6546F" w:rsidP="003F1EA7">
      <w:pPr>
        <w:spacing w:line="360" w:lineRule="auto"/>
        <w:rPr>
          <w:del w:id="122" w:author="Matt Lyon" w:date="2020-10-30T11:03:00Z"/>
          <w:rFonts w:cstheme="minorHAnsi"/>
          <w:sz w:val="20"/>
          <w:szCs w:val="20"/>
          <w:highlight w:val="yellow"/>
        </w:rPr>
      </w:pPr>
      <w:del w:id="123" w:author="Matt Lyon" w:date="2020-10-30T11:03:00Z">
        <w:r w:rsidDel="00A4479A">
          <w:rPr>
            <w:rFonts w:cstheme="minorHAnsi"/>
            <w:sz w:val="20"/>
            <w:szCs w:val="20"/>
            <w:highlight w:val="yellow"/>
          </w:rPr>
          <w:delText>3)</w:delText>
        </w:r>
        <w:r w:rsidR="009F0527" w:rsidDel="00A4479A">
          <w:rPr>
            <w:rFonts w:cstheme="minorHAnsi"/>
            <w:sz w:val="20"/>
            <w:szCs w:val="20"/>
            <w:highlight w:val="yellow"/>
          </w:rPr>
          <w:delText xml:space="preserve"> ML – Random Forest</w:delText>
        </w:r>
      </w:del>
    </w:p>
    <w:p w14:paraId="07136042" w14:textId="708BDEAE" w:rsidR="009F0527" w:rsidDel="00A4479A" w:rsidRDefault="00B6546F" w:rsidP="003F1EA7">
      <w:pPr>
        <w:spacing w:line="360" w:lineRule="auto"/>
        <w:rPr>
          <w:del w:id="124" w:author="Matt Lyon" w:date="2020-10-30T11:03:00Z"/>
          <w:rFonts w:cstheme="minorHAnsi"/>
          <w:sz w:val="20"/>
          <w:szCs w:val="20"/>
          <w:highlight w:val="yellow"/>
        </w:rPr>
      </w:pPr>
      <w:del w:id="125" w:author="Matt Lyon" w:date="2020-10-30T11:03:00Z">
        <w:r w:rsidDel="00A4479A">
          <w:rPr>
            <w:rFonts w:cstheme="minorHAnsi"/>
            <w:sz w:val="20"/>
            <w:szCs w:val="20"/>
            <w:highlight w:val="yellow"/>
          </w:rPr>
          <w:delText>4)</w:delText>
        </w:r>
        <w:r w:rsidR="009F0527" w:rsidDel="00A4479A">
          <w:rPr>
            <w:rFonts w:cstheme="minorHAnsi"/>
            <w:sz w:val="20"/>
            <w:szCs w:val="20"/>
            <w:highlight w:val="yellow"/>
          </w:rPr>
          <w:delText xml:space="preserve"> ML – Neural Net</w:delText>
        </w:r>
      </w:del>
    </w:p>
    <w:p w14:paraId="0D6067DF" w14:textId="06315C32" w:rsidR="009F0527" w:rsidDel="00A4479A" w:rsidRDefault="009F0527" w:rsidP="003F1EA7">
      <w:pPr>
        <w:spacing w:line="360" w:lineRule="auto"/>
        <w:rPr>
          <w:del w:id="126" w:author="Matt Lyon" w:date="2020-10-30T11:03:00Z"/>
          <w:rFonts w:cstheme="minorHAnsi"/>
          <w:sz w:val="20"/>
          <w:szCs w:val="20"/>
          <w:highlight w:val="yellow"/>
        </w:rPr>
      </w:pPr>
      <w:del w:id="127" w:author="Matt Lyon" w:date="2020-10-30T11:03:00Z">
        <w:r w:rsidDel="00A4479A">
          <w:rPr>
            <w:rFonts w:cstheme="minorHAnsi"/>
            <w:sz w:val="20"/>
            <w:szCs w:val="20"/>
            <w:highlight w:val="yellow"/>
          </w:rPr>
          <w:delText>5) ML – ADAnet AutoML</w:delText>
        </w:r>
      </w:del>
    </w:p>
    <w:p w14:paraId="467D89B6" w14:textId="77777777" w:rsidR="00521479" w:rsidRPr="00932424" w:rsidRDefault="00B6546F" w:rsidP="003F1EA7">
      <w:pPr>
        <w:spacing w:line="360" w:lineRule="auto"/>
        <w:rPr>
          <w:rFonts w:cstheme="minorHAnsi"/>
          <w:sz w:val="20"/>
          <w:szCs w:val="20"/>
        </w:rPr>
      </w:pPr>
      <w:r>
        <w:rPr>
          <w:rFonts w:cstheme="minorHAnsi"/>
          <w:sz w:val="20"/>
          <w:szCs w:val="20"/>
        </w:rPr>
        <w:t>For all methods, t</w:t>
      </w:r>
      <w:r w:rsidR="00521479" w:rsidRPr="00932424">
        <w:rPr>
          <w:rFonts w:cstheme="minorHAnsi"/>
          <w:sz w:val="20"/>
          <w:szCs w:val="20"/>
        </w:rPr>
        <w:t>he three models will be derived as above, and then repeated for the other outcomes of interest. Infants were allocated a risk deci</w:t>
      </w:r>
      <w:r w:rsidR="0061313F">
        <w:rPr>
          <w:rFonts w:cstheme="minorHAnsi"/>
          <w:sz w:val="20"/>
          <w:szCs w:val="20"/>
        </w:rPr>
        <w:t>le as in the conventional model; and comparisons made between models as above, and the top 50 measures identified f</w:t>
      </w:r>
      <w:r w:rsidR="004A7E57">
        <w:rPr>
          <w:rFonts w:cstheme="minorHAnsi"/>
          <w:sz w:val="20"/>
          <w:szCs w:val="20"/>
        </w:rPr>
        <w:t>ro</w:t>
      </w:r>
      <w:r w:rsidR="0061313F">
        <w:rPr>
          <w:rFonts w:cstheme="minorHAnsi"/>
          <w:sz w:val="20"/>
          <w:szCs w:val="20"/>
        </w:rPr>
        <w:t>m the ML model as most predictive reported/defined.</w:t>
      </w:r>
      <w:r w:rsidR="00370A6F">
        <w:rPr>
          <w:rFonts w:cstheme="minorHAnsi"/>
          <w:sz w:val="20"/>
          <w:szCs w:val="20"/>
        </w:rPr>
        <w:t xml:space="preserve"> </w:t>
      </w:r>
      <w:proofErr w:type="gramStart"/>
      <w:r w:rsidR="00210AE8">
        <w:rPr>
          <w:rFonts w:cstheme="minorHAnsi"/>
          <w:sz w:val="20"/>
          <w:szCs w:val="20"/>
        </w:rPr>
        <w:t>Finally</w:t>
      </w:r>
      <w:proofErr w:type="gramEnd"/>
      <w:r w:rsidR="00210AE8">
        <w:rPr>
          <w:rFonts w:cstheme="minorHAnsi"/>
          <w:sz w:val="20"/>
          <w:szCs w:val="20"/>
        </w:rPr>
        <w:t xml:space="preserve"> we will then test if the corresponding ML derived model differs from the conventional model’s predictive value. </w:t>
      </w:r>
    </w:p>
    <w:p w14:paraId="5918F1B1" w14:textId="77777777" w:rsidR="00A66215" w:rsidRDefault="00A66215" w:rsidP="003F1EA7">
      <w:pPr>
        <w:spacing w:line="360" w:lineRule="auto"/>
        <w:rPr>
          <w:rFonts w:cstheme="minorHAnsi"/>
          <w:sz w:val="20"/>
          <w:szCs w:val="20"/>
        </w:rPr>
      </w:pPr>
    </w:p>
    <w:p w14:paraId="2CFD06B1" w14:textId="77777777" w:rsidR="0061313F" w:rsidRPr="0061313F" w:rsidRDefault="0061313F" w:rsidP="003F1EA7">
      <w:pPr>
        <w:spacing w:line="360" w:lineRule="auto"/>
        <w:rPr>
          <w:rFonts w:cstheme="minorHAnsi"/>
          <w:b/>
          <w:sz w:val="20"/>
          <w:szCs w:val="20"/>
        </w:rPr>
      </w:pPr>
      <w:commentRangeStart w:id="128"/>
      <w:r w:rsidRPr="00370A6F">
        <w:rPr>
          <w:rFonts w:cstheme="minorHAnsi"/>
          <w:b/>
          <w:sz w:val="20"/>
          <w:szCs w:val="20"/>
          <w:highlight w:val="yellow"/>
        </w:rPr>
        <w:t>Sensitivity Analyses</w:t>
      </w:r>
      <w:commentRangeEnd w:id="128"/>
      <w:r w:rsidR="00DD79F6">
        <w:rPr>
          <w:rStyle w:val="CommentReference"/>
        </w:rPr>
        <w:commentReference w:id="128"/>
      </w:r>
    </w:p>
    <w:p w14:paraId="01F683A7" w14:textId="77777777" w:rsidR="0061313F" w:rsidRDefault="0061313F" w:rsidP="003F1EA7">
      <w:pPr>
        <w:spacing w:line="360" w:lineRule="auto"/>
        <w:rPr>
          <w:rFonts w:cstheme="minorHAnsi"/>
          <w:sz w:val="20"/>
          <w:szCs w:val="20"/>
        </w:rPr>
      </w:pPr>
    </w:p>
    <w:p w14:paraId="69255EDA" w14:textId="77777777" w:rsidR="0061313F" w:rsidRPr="00210AE8" w:rsidRDefault="00210AE8" w:rsidP="003F1EA7">
      <w:pPr>
        <w:spacing w:line="360" w:lineRule="auto"/>
        <w:rPr>
          <w:rFonts w:cstheme="minorHAnsi"/>
          <w:b/>
          <w:sz w:val="20"/>
          <w:szCs w:val="20"/>
        </w:rPr>
      </w:pPr>
      <w:commentRangeStart w:id="129"/>
      <w:r w:rsidRPr="00210AE8">
        <w:rPr>
          <w:rFonts w:cstheme="minorHAnsi"/>
          <w:b/>
          <w:sz w:val="20"/>
          <w:szCs w:val="20"/>
        </w:rPr>
        <w:t>RESULTS</w:t>
      </w:r>
      <w:commentRangeEnd w:id="129"/>
      <w:r w:rsidR="00334F50">
        <w:rPr>
          <w:rStyle w:val="CommentReference"/>
        </w:rPr>
        <w:commentReference w:id="129"/>
      </w:r>
    </w:p>
    <w:p w14:paraId="59B4D273" w14:textId="77777777" w:rsidR="0050196D" w:rsidRDefault="0050196D" w:rsidP="003F1EA7">
      <w:pPr>
        <w:spacing w:line="360" w:lineRule="auto"/>
        <w:rPr>
          <w:rFonts w:cstheme="minorHAnsi"/>
          <w:sz w:val="20"/>
          <w:szCs w:val="20"/>
        </w:rPr>
      </w:pPr>
      <w:r w:rsidRPr="00721519">
        <w:rPr>
          <w:rFonts w:cstheme="minorHAnsi"/>
          <w:sz w:val="20"/>
          <w:szCs w:val="20"/>
        </w:rPr>
        <w:lastRenderedPageBreak/>
        <w:t xml:space="preserve">Table 1 shows the demographics of the population, split by HIE status. Overall </w:t>
      </w:r>
      <w:r w:rsidR="00D2250D">
        <w:rPr>
          <w:rFonts w:cstheme="minorHAnsi"/>
          <w:sz w:val="20"/>
          <w:szCs w:val="20"/>
        </w:rPr>
        <w:t xml:space="preserve">209 (0.5%) </w:t>
      </w:r>
      <w:r w:rsidRPr="00721519">
        <w:rPr>
          <w:rFonts w:cstheme="minorHAnsi"/>
          <w:sz w:val="20"/>
          <w:szCs w:val="20"/>
        </w:rPr>
        <w:t>had evidence of HIE</w:t>
      </w:r>
      <w:r>
        <w:rPr>
          <w:rFonts w:cstheme="minorHAnsi"/>
          <w:sz w:val="20"/>
          <w:szCs w:val="20"/>
        </w:rPr>
        <w:t xml:space="preserve">, </w:t>
      </w:r>
      <w:r w:rsidR="00D2250D">
        <w:rPr>
          <w:rFonts w:cstheme="minorHAnsi"/>
          <w:sz w:val="20"/>
          <w:szCs w:val="20"/>
        </w:rPr>
        <w:t xml:space="preserve">549 (1.4%) died in </w:t>
      </w:r>
      <w:r>
        <w:rPr>
          <w:rFonts w:cstheme="minorHAnsi"/>
          <w:sz w:val="20"/>
          <w:szCs w:val="20"/>
        </w:rPr>
        <w:t>perinatal</w:t>
      </w:r>
      <w:r w:rsidR="00D2250D">
        <w:rPr>
          <w:rFonts w:cstheme="minorHAnsi"/>
          <w:sz w:val="20"/>
          <w:szCs w:val="20"/>
        </w:rPr>
        <w:t xml:space="preserve"> period</w:t>
      </w:r>
      <w:r>
        <w:rPr>
          <w:rFonts w:cstheme="minorHAnsi"/>
          <w:sz w:val="20"/>
          <w:szCs w:val="20"/>
        </w:rPr>
        <w:t xml:space="preserve">, </w:t>
      </w:r>
      <w:r w:rsidR="00D2250D">
        <w:rPr>
          <w:rFonts w:cstheme="minorHAnsi"/>
          <w:sz w:val="20"/>
          <w:szCs w:val="20"/>
        </w:rPr>
        <w:t xml:space="preserve">1228 (3.1%) </w:t>
      </w:r>
      <w:r>
        <w:rPr>
          <w:rFonts w:cstheme="minorHAnsi"/>
          <w:sz w:val="20"/>
          <w:szCs w:val="20"/>
        </w:rPr>
        <w:t>had a low Apgar score</w:t>
      </w:r>
      <w:r w:rsidR="00D2250D">
        <w:rPr>
          <w:rFonts w:cstheme="minorHAnsi"/>
          <w:sz w:val="20"/>
          <w:szCs w:val="20"/>
        </w:rPr>
        <w:t xml:space="preserve"> at 5 minutes</w:t>
      </w:r>
      <w:r>
        <w:rPr>
          <w:rFonts w:cstheme="minorHAnsi"/>
          <w:sz w:val="20"/>
          <w:szCs w:val="20"/>
        </w:rPr>
        <w:t xml:space="preserve"> and </w:t>
      </w:r>
      <w:r w:rsidR="00D2250D">
        <w:rPr>
          <w:rFonts w:cstheme="minorHAnsi"/>
          <w:sz w:val="20"/>
          <w:szCs w:val="20"/>
        </w:rPr>
        <w:t xml:space="preserve">2013 (5.1%) </w:t>
      </w:r>
      <w:r>
        <w:rPr>
          <w:rFonts w:cstheme="minorHAnsi"/>
          <w:sz w:val="20"/>
          <w:szCs w:val="20"/>
        </w:rPr>
        <w:t>required resuscitation</w:t>
      </w:r>
      <w:r w:rsidR="00D2250D">
        <w:rPr>
          <w:rFonts w:cstheme="minorHAnsi"/>
          <w:sz w:val="20"/>
          <w:szCs w:val="20"/>
        </w:rPr>
        <w:t xml:space="preserve"> after birth</w:t>
      </w:r>
      <w:r>
        <w:rPr>
          <w:rFonts w:cstheme="minorHAnsi"/>
          <w:sz w:val="20"/>
          <w:szCs w:val="20"/>
        </w:rPr>
        <w:t>. With regard to antenatal factors, infants with HIE were more likely to have older but primiparous mothers</w:t>
      </w:r>
      <w:r w:rsidR="00370A6F">
        <w:rPr>
          <w:rFonts w:cstheme="minorHAnsi"/>
          <w:sz w:val="20"/>
          <w:szCs w:val="20"/>
        </w:rPr>
        <w:t xml:space="preserve">, </w:t>
      </w:r>
      <w:r>
        <w:rPr>
          <w:rFonts w:cstheme="minorHAnsi"/>
          <w:sz w:val="20"/>
          <w:szCs w:val="20"/>
        </w:rPr>
        <w:t xml:space="preserve">without private health insurance. Mothers were also more likely to have placenta previa and infants more likely to be male and from multiple births; but otherwise </w:t>
      </w:r>
      <w:r w:rsidR="00370A6F">
        <w:rPr>
          <w:rFonts w:cstheme="minorHAnsi"/>
          <w:sz w:val="20"/>
          <w:szCs w:val="20"/>
        </w:rPr>
        <w:t xml:space="preserve">antenatal </w:t>
      </w:r>
      <w:r>
        <w:rPr>
          <w:rFonts w:cstheme="minorHAnsi"/>
          <w:sz w:val="20"/>
          <w:szCs w:val="20"/>
        </w:rPr>
        <w:t xml:space="preserve">risk factors did not appear to difference substantially. </w:t>
      </w:r>
      <w:r w:rsidR="00370A6F">
        <w:rPr>
          <w:rFonts w:cstheme="minorHAnsi"/>
          <w:sz w:val="20"/>
          <w:szCs w:val="20"/>
        </w:rPr>
        <w:t>With regard to growth measures, i</w:t>
      </w:r>
      <w:r>
        <w:rPr>
          <w:rFonts w:cstheme="minorHAnsi"/>
          <w:sz w:val="20"/>
          <w:szCs w:val="20"/>
        </w:rPr>
        <w:t>nfants with HIE were more likely to be poorly grown. Infants with, and without HIE, differed for most of the intrapartum factors except the recording of a nuchal cord.</w:t>
      </w:r>
    </w:p>
    <w:p w14:paraId="08FA5CEC" w14:textId="77777777" w:rsidR="003F1EA7" w:rsidRDefault="003F1EA7" w:rsidP="003F1EA7">
      <w:pPr>
        <w:spacing w:line="360" w:lineRule="auto"/>
        <w:rPr>
          <w:rFonts w:cstheme="minorHAnsi"/>
          <w:sz w:val="20"/>
          <w:szCs w:val="20"/>
        </w:rPr>
      </w:pPr>
      <w:r w:rsidRPr="007A0BA8">
        <w:rPr>
          <w:rFonts w:cstheme="minorHAnsi"/>
          <w:sz w:val="20"/>
          <w:szCs w:val="20"/>
        </w:rPr>
        <w:t xml:space="preserve">Table 2 shows the area under the curve (AUC) for the prediction models, when applied to the </w:t>
      </w:r>
      <w:r>
        <w:rPr>
          <w:rFonts w:cstheme="minorHAnsi"/>
          <w:sz w:val="20"/>
          <w:szCs w:val="20"/>
        </w:rPr>
        <w:t>testing (later) pregnancies. The antenatal model reported an AUC of 0.70 (0.64-0.77), which improved to 0.73 (0.67-0.80) (p=0.0263) with the addition of infant birth weight to the model, but not when intrapartum measures were included (p=0.5320).  Addition of growth factors increased the number of infants in the highest risk decile with HIE from 17 (28.8%) to 22 (37.3%).</w:t>
      </w:r>
    </w:p>
    <w:p w14:paraId="07CB86BB" w14:textId="0B0567A0" w:rsidR="003F1EA7" w:rsidRPr="007A0BA8" w:rsidRDefault="003F1EA7" w:rsidP="003F1EA7">
      <w:pPr>
        <w:spacing w:line="360" w:lineRule="auto"/>
        <w:rPr>
          <w:rFonts w:cstheme="minorHAnsi"/>
          <w:sz w:val="20"/>
          <w:szCs w:val="20"/>
        </w:rPr>
      </w:pPr>
      <w:r>
        <w:rPr>
          <w:rFonts w:cstheme="minorHAnsi"/>
          <w:sz w:val="20"/>
          <w:szCs w:val="20"/>
        </w:rPr>
        <w:t xml:space="preserve">The </w:t>
      </w:r>
      <w:proofErr w:type="spellStart"/>
      <w:r w:rsidR="009F0527">
        <w:rPr>
          <w:rFonts w:cstheme="minorHAnsi"/>
          <w:sz w:val="20"/>
          <w:szCs w:val="20"/>
        </w:rPr>
        <w:t>Auto</w:t>
      </w:r>
      <w:r>
        <w:rPr>
          <w:rFonts w:cstheme="minorHAnsi"/>
          <w:sz w:val="20"/>
          <w:szCs w:val="20"/>
        </w:rPr>
        <w:t>ML</w:t>
      </w:r>
      <w:proofErr w:type="spellEnd"/>
      <w:r>
        <w:rPr>
          <w:rFonts w:cstheme="minorHAnsi"/>
          <w:sz w:val="20"/>
          <w:szCs w:val="20"/>
        </w:rPr>
        <w:t xml:space="preserve"> model produced similar AUC measures to the conventional analysis for antenatal (p=0.987) and the antenatal and growth measures (p=0.5697). </w:t>
      </w:r>
      <w:del w:id="130" w:author="Matt Lyon" w:date="2020-10-30T11:18:00Z">
        <w:r w:rsidDel="007E7004">
          <w:rPr>
            <w:rFonts w:cstheme="minorHAnsi"/>
            <w:sz w:val="20"/>
            <w:szCs w:val="20"/>
          </w:rPr>
          <w:delText>However</w:delText>
        </w:r>
      </w:del>
      <w:ins w:id="131" w:author="Matt Lyon" w:date="2020-10-30T11:18:00Z">
        <w:r w:rsidR="007E7004">
          <w:rPr>
            <w:rFonts w:cstheme="minorHAnsi"/>
            <w:sz w:val="20"/>
            <w:szCs w:val="20"/>
          </w:rPr>
          <w:t>However,</w:t>
        </w:r>
      </w:ins>
      <w:r>
        <w:rPr>
          <w:rFonts w:cstheme="minorHAnsi"/>
          <w:sz w:val="20"/>
          <w:szCs w:val="20"/>
        </w:rPr>
        <w:t xml:space="preserve"> the antenatal and intrapartum ML model appeared to predict better than the corresponding conventional model (0.82 (0.78-0.86) vs 0.70 (0.63-0.76), p&lt;0.001); and was able to identify a further 13 infants (44 (49.0%) vs 31 (34.4%)) than the antenatal along model. </w:t>
      </w:r>
      <w:r w:rsidR="00142C7C">
        <w:rPr>
          <w:rFonts w:cstheme="minorHAnsi"/>
          <w:sz w:val="20"/>
          <w:szCs w:val="20"/>
        </w:rPr>
        <w:t xml:space="preserve">Factors identified from the ML </w:t>
      </w:r>
      <w:r w:rsidR="0082335D">
        <w:rPr>
          <w:rFonts w:cstheme="minorHAnsi"/>
          <w:sz w:val="20"/>
          <w:szCs w:val="20"/>
        </w:rPr>
        <w:t xml:space="preserve">HIE </w:t>
      </w:r>
      <w:r w:rsidR="00142C7C">
        <w:rPr>
          <w:rFonts w:cstheme="minorHAnsi"/>
          <w:sz w:val="20"/>
          <w:szCs w:val="20"/>
        </w:rPr>
        <w:t xml:space="preserve">model as </w:t>
      </w:r>
      <w:r w:rsidR="0082335D">
        <w:rPr>
          <w:rFonts w:cstheme="minorHAnsi"/>
          <w:sz w:val="20"/>
          <w:szCs w:val="20"/>
        </w:rPr>
        <w:t xml:space="preserve">most </w:t>
      </w:r>
      <w:r w:rsidR="00142C7C">
        <w:rPr>
          <w:rFonts w:cstheme="minorHAnsi"/>
          <w:sz w:val="20"/>
          <w:szCs w:val="20"/>
        </w:rPr>
        <w:t xml:space="preserve">predictive are shown in table 3. </w:t>
      </w:r>
      <w:r w:rsidR="00F02285">
        <w:rPr>
          <w:rFonts w:cstheme="minorHAnsi"/>
          <w:sz w:val="20"/>
          <w:szCs w:val="20"/>
        </w:rPr>
        <w:t xml:space="preserve">ROC curves </w:t>
      </w:r>
      <w:r w:rsidR="00355C0C">
        <w:rPr>
          <w:rFonts w:cstheme="minorHAnsi"/>
          <w:sz w:val="20"/>
          <w:szCs w:val="20"/>
        </w:rPr>
        <w:t xml:space="preserve">for the 6 HIE models </w:t>
      </w:r>
      <w:r w:rsidR="00F02285">
        <w:rPr>
          <w:rFonts w:cstheme="minorHAnsi"/>
          <w:sz w:val="20"/>
          <w:szCs w:val="20"/>
        </w:rPr>
        <w:t xml:space="preserve">are shown in Figure 2. </w:t>
      </w:r>
    </w:p>
    <w:p w14:paraId="25FC61DE" w14:textId="77777777" w:rsidR="003F1EA7" w:rsidRDefault="009F0527" w:rsidP="0050196D">
      <w:pPr>
        <w:rPr>
          <w:rFonts w:cstheme="minorHAnsi"/>
          <w:sz w:val="20"/>
          <w:szCs w:val="20"/>
        </w:rPr>
      </w:pPr>
      <w:r w:rsidRPr="009F0527">
        <w:rPr>
          <w:rFonts w:cstheme="minorHAnsi"/>
          <w:sz w:val="20"/>
          <w:szCs w:val="20"/>
          <w:highlight w:val="yellow"/>
        </w:rPr>
        <w:t>Other ML results shown in Table 2</w:t>
      </w:r>
      <w:r>
        <w:rPr>
          <w:rFonts w:cstheme="minorHAnsi"/>
          <w:sz w:val="20"/>
          <w:szCs w:val="20"/>
          <w:highlight w:val="yellow"/>
        </w:rPr>
        <w:t>…</w:t>
      </w:r>
      <w:r>
        <w:rPr>
          <w:rFonts w:cstheme="minorHAnsi"/>
          <w:sz w:val="20"/>
          <w:szCs w:val="20"/>
        </w:rPr>
        <w:t>.</w:t>
      </w:r>
    </w:p>
    <w:p w14:paraId="5E434263" w14:textId="77777777" w:rsidR="009F0527" w:rsidRDefault="009F0527" w:rsidP="0050196D">
      <w:pPr>
        <w:rPr>
          <w:rFonts w:cstheme="minorHAnsi"/>
          <w:sz w:val="20"/>
          <w:szCs w:val="20"/>
        </w:rPr>
      </w:pPr>
    </w:p>
    <w:p w14:paraId="5556A768" w14:textId="77777777" w:rsidR="00D2250D" w:rsidRDefault="00D2250D" w:rsidP="0050196D">
      <w:pPr>
        <w:rPr>
          <w:rFonts w:cstheme="minorHAnsi"/>
          <w:b/>
          <w:sz w:val="20"/>
          <w:szCs w:val="20"/>
        </w:rPr>
      </w:pPr>
      <w:r w:rsidRPr="00D2250D">
        <w:rPr>
          <w:rFonts w:cstheme="minorHAnsi"/>
          <w:b/>
          <w:sz w:val="20"/>
          <w:szCs w:val="20"/>
        </w:rPr>
        <w:t>DISCUSSION</w:t>
      </w:r>
      <w:r w:rsidRPr="00D2250D">
        <w:rPr>
          <w:rFonts w:cstheme="minorHAnsi"/>
          <w:b/>
          <w:sz w:val="20"/>
          <w:szCs w:val="20"/>
        </w:rPr>
        <w:br/>
      </w:r>
    </w:p>
    <w:p w14:paraId="786119A5" w14:textId="77777777" w:rsidR="00362FCF" w:rsidRDefault="00362FCF" w:rsidP="0050196D">
      <w:pPr>
        <w:rPr>
          <w:rFonts w:cstheme="minorHAnsi"/>
          <w:b/>
          <w:sz w:val="20"/>
          <w:szCs w:val="20"/>
        </w:rPr>
      </w:pPr>
      <w:r>
        <w:rPr>
          <w:rFonts w:cstheme="minorHAnsi"/>
          <w:b/>
          <w:sz w:val="20"/>
          <w:szCs w:val="20"/>
        </w:rPr>
        <w:t>Conclusion</w:t>
      </w:r>
    </w:p>
    <w:p w14:paraId="4021B91D" w14:textId="77777777" w:rsidR="00362FCF" w:rsidRPr="00D2250D" w:rsidRDefault="00362FCF" w:rsidP="0050196D">
      <w:pPr>
        <w:rPr>
          <w:rFonts w:cstheme="minorHAnsi"/>
          <w:b/>
          <w:sz w:val="20"/>
          <w:szCs w:val="20"/>
        </w:rPr>
      </w:pPr>
    </w:p>
    <w:p w14:paraId="68C77635" w14:textId="77777777" w:rsidR="00362FCF" w:rsidRDefault="00362FCF" w:rsidP="00184312">
      <w:pPr>
        <w:spacing w:line="360" w:lineRule="auto"/>
        <w:rPr>
          <w:rFonts w:cstheme="minorHAnsi"/>
          <w:sz w:val="20"/>
          <w:szCs w:val="20"/>
        </w:rPr>
      </w:pPr>
      <w:r>
        <w:rPr>
          <w:rFonts w:cstheme="minorHAnsi"/>
          <w:sz w:val="20"/>
          <w:szCs w:val="20"/>
        </w:rPr>
        <w:t xml:space="preserve">In this work, on a historical cohort, a machine learning model with minimum data preparation was able to match </w:t>
      </w:r>
      <w:proofErr w:type="gramStart"/>
      <w:r>
        <w:rPr>
          <w:rFonts w:cstheme="minorHAnsi"/>
          <w:sz w:val="20"/>
          <w:szCs w:val="20"/>
        </w:rPr>
        <w:t>and in some examples</w:t>
      </w:r>
      <w:proofErr w:type="gramEnd"/>
      <w:r>
        <w:rPr>
          <w:rFonts w:cstheme="minorHAnsi"/>
          <w:sz w:val="20"/>
          <w:szCs w:val="20"/>
        </w:rPr>
        <w:t xml:space="preserve"> exceed the prediction of conventional analysis in predicting which infants would develop HIE after birth. The prediction was substantially improved when measures of growth were included; supporting the role for routine antenatal measures of growth during pregnancies using modern imaging techniques. Routine growth measures, and automated ML models on other routinely collected health data may provide an additional tool to obstetric services to help identify infants at high risk of brain injury around </w:t>
      </w:r>
      <w:proofErr w:type="gramStart"/>
      <w:r>
        <w:rPr>
          <w:rFonts w:cstheme="minorHAnsi"/>
          <w:sz w:val="20"/>
          <w:szCs w:val="20"/>
        </w:rPr>
        <w:t>birth, and</w:t>
      </w:r>
      <w:proofErr w:type="gramEnd"/>
      <w:r>
        <w:rPr>
          <w:rFonts w:cstheme="minorHAnsi"/>
          <w:sz w:val="20"/>
          <w:szCs w:val="20"/>
        </w:rPr>
        <w:t xml:space="preserve"> help target additional observation or interventions. </w:t>
      </w:r>
    </w:p>
    <w:p w14:paraId="470EC5F1" w14:textId="77777777" w:rsidR="00362FCF" w:rsidRPr="00932424" w:rsidRDefault="00362FCF" w:rsidP="00184312">
      <w:pPr>
        <w:spacing w:line="360" w:lineRule="auto"/>
        <w:rPr>
          <w:rFonts w:cstheme="minorHAnsi"/>
          <w:sz w:val="20"/>
          <w:szCs w:val="20"/>
        </w:rPr>
      </w:pPr>
      <w:r>
        <w:rPr>
          <w:rFonts w:cstheme="minorHAnsi"/>
          <w:sz w:val="20"/>
          <w:szCs w:val="20"/>
        </w:rPr>
        <w:t xml:space="preserve"> </w:t>
      </w:r>
    </w:p>
    <w:p w14:paraId="1CCC7D9A" w14:textId="77777777" w:rsidR="00142C7C" w:rsidRDefault="00142C7C">
      <w:pPr>
        <w:rPr>
          <w:rFonts w:cstheme="minorHAnsi"/>
          <w:b/>
          <w:sz w:val="20"/>
          <w:szCs w:val="20"/>
        </w:rPr>
      </w:pPr>
      <w:r>
        <w:rPr>
          <w:rFonts w:cstheme="minorHAnsi"/>
          <w:b/>
          <w:sz w:val="20"/>
          <w:szCs w:val="20"/>
        </w:rPr>
        <w:br w:type="page"/>
      </w:r>
    </w:p>
    <w:p w14:paraId="6BFB489F" w14:textId="77777777" w:rsidR="00503D13" w:rsidRPr="00932424" w:rsidRDefault="00210AE8" w:rsidP="00184312">
      <w:pPr>
        <w:spacing w:line="360" w:lineRule="auto"/>
        <w:rPr>
          <w:rFonts w:cstheme="minorHAnsi"/>
          <w:b/>
          <w:sz w:val="20"/>
          <w:szCs w:val="20"/>
        </w:rPr>
      </w:pPr>
      <w:r w:rsidRPr="00932424">
        <w:rPr>
          <w:rFonts w:cstheme="minorHAnsi"/>
          <w:b/>
          <w:sz w:val="20"/>
          <w:szCs w:val="20"/>
        </w:rPr>
        <w:lastRenderedPageBreak/>
        <w:t>REFERENCES</w:t>
      </w:r>
    </w:p>
    <w:p w14:paraId="221DE723" w14:textId="77777777" w:rsidR="00B23379" w:rsidRPr="00B23379" w:rsidRDefault="00932424" w:rsidP="00184312">
      <w:pPr>
        <w:widowControl w:val="0"/>
        <w:autoSpaceDE w:val="0"/>
        <w:autoSpaceDN w:val="0"/>
        <w:adjustRightInd w:val="0"/>
        <w:spacing w:line="360" w:lineRule="auto"/>
        <w:ind w:left="640" w:hanging="640"/>
        <w:rPr>
          <w:rFonts w:ascii="Calibri" w:hAnsi="Calibri" w:cs="Calibri"/>
          <w:noProof/>
          <w:sz w:val="20"/>
        </w:rPr>
      </w:pPr>
      <w:r w:rsidRPr="00932424">
        <w:rPr>
          <w:rFonts w:cstheme="minorHAnsi"/>
          <w:b/>
          <w:sz w:val="20"/>
          <w:szCs w:val="20"/>
        </w:rPr>
        <w:fldChar w:fldCharType="begin" w:fldLock="1"/>
      </w:r>
      <w:r w:rsidRPr="00932424">
        <w:rPr>
          <w:rFonts w:cstheme="minorHAnsi"/>
          <w:b/>
          <w:sz w:val="20"/>
          <w:szCs w:val="20"/>
        </w:rPr>
        <w:instrText xml:space="preserve">ADDIN Mendeley Bibliography CSL_BIBLIOGRAPHY </w:instrText>
      </w:r>
      <w:r w:rsidRPr="00932424">
        <w:rPr>
          <w:rFonts w:cstheme="minorHAnsi"/>
          <w:b/>
          <w:sz w:val="20"/>
          <w:szCs w:val="20"/>
        </w:rPr>
        <w:fldChar w:fldCharType="separate"/>
      </w:r>
      <w:r w:rsidR="00B23379" w:rsidRPr="00B23379">
        <w:rPr>
          <w:rFonts w:ascii="Calibri" w:hAnsi="Calibri" w:cs="Calibri"/>
          <w:noProof/>
          <w:sz w:val="20"/>
        </w:rPr>
        <w:t>1.</w:t>
      </w:r>
      <w:r w:rsidR="00B23379" w:rsidRPr="00B23379">
        <w:rPr>
          <w:rFonts w:ascii="Calibri" w:hAnsi="Calibri" w:cs="Calibri"/>
          <w:noProof/>
          <w:sz w:val="20"/>
        </w:rPr>
        <w:tab/>
        <w:t xml:space="preserve">Kingdon, C. </w:t>
      </w:r>
      <w:r w:rsidR="00B23379" w:rsidRPr="00B23379">
        <w:rPr>
          <w:rFonts w:ascii="Calibri" w:hAnsi="Calibri" w:cs="Calibri"/>
          <w:i/>
          <w:iCs/>
          <w:noProof/>
          <w:sz w:val="20"/>
        </w:rPr>
        <w:t>et al.</w:t>
      </w:r>
      <w:r w:rsidR="00B23379" w:rsidRPr="00B23379">
        <w:rPr>
          <w:rFonts w:ascii="Calibri" w:hAnsi="Calibri" w:cs="Calibri"/>
          <w:noProof/>
          <w:sz w:val="20"/>
        </w:rPr>
        <w:t xml:space="preserve"> Choice and birth method: mixed-method study of caesarean delivery for maternal request. </w:t>
      </w:r>
      <w:r w:rsidR="00B23379" w:rsidRPr="00B23379">
        <w:rPr>
          <w:rFonts w:ascii="Calibri" w:hAnsi="Calibri" w:cs="Calibri"/>
          <w:i/>
          <w:iCs/>
          <w:noProof/>
          <w:sz w:val="20"/>
        </w:rPr>
        <w:t>BJOG</w:t>
      </w:r>
      <w:r w:rsidR="00B23379" w:rsidRPr="00B23379">
        <w:rPr>
          <w:rFonts w:ascii="Calibri" w:hAnsi="Calibri" w:cs="Calibri"/>
          <w:noProof/>
          <w:sz w:val="20"/>
        </w:rPr>
        <w:t xml:space="preserve"> </w:t>
      </w:r>
      <w:r w:rsidR="00B23379" w:rsidRPr="00B23379">
        <w:rPr>
          <w:rFonts w:ascii="Calibri" w:hAnsi="Calibri" w:cs="Calibri"/>
          <w:b/>
          <w:bCs/>
          <w:noProof/>
          <w:sz w:val="20"/>
        </w:rPr>
        <w:t>116</w:t>
      </w:r>
      <w:r w:rsidR="00B23379" w:rsidRPr="00B23379">
        <w:rPr>
          <w:rFonts w:ascii="Calibri" w:hAnsi="Calibri" w:cs="Calibri"/>
          <w:noProof/>
          <w:sz w:val="20"/>
        </w:rPr>
        <w:t>, 886–895 (2009).</w:t>
      </w:r>
    </w:p>
    <w:p w14:paraId="7038E86D"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w:t>
      </w:r>
      <w:r w:rsidRPr="00B23379">
        <w:rPr>
          <w:rFonts w:ascii="Calibri" w:hAnsi="Calibri" w:cs="Calibri"/>
          <w:noProof/>
          <w:sz w:val="20"/>
        </w:rPr>
        <w:tab/>
        <w:t xml:space="preserve">Berger, B., Schwarz, C. &amp; Heusser, P. Watchful waiting or induction of labour--a matter of informed choice: identification, analysis and critical appraisal of decision aids and patient information regarding care options for women with uncomplicated singleton late and post term pregnancies: a . </w:t>
      </w:r>
      <w:r w:rsidRPr="00B23379">
        <w:rPr>
          <w:rFonts w:ascii="Calibri" w:hAnsi="Calibri" w:cs="Calibri"/>
          <w:i/>
          <w:iCs/>
          <w:noProof/>
          <w:sz w:val="20"/>
        </w:rPr>
        <w:t>BMC Complement. Altern. Med.</w:t>
      </w:r>
      <w:r w:rsidRPr="00B23379">
        <w:rPr>
          <w:rFonts w:ascii="Calibri" w:hAnsi="Calibri" w:cs="Calibri"/>
          <w:noProof/>
          <w:sz w:val="20"/>
        </w:rPr>
        <w:t xml:space="preserve"> </w:t>
      </w:r>
      <w:r w:rsidRPr="00B23379">
        <w:rPr>
          <w:rFonts w:ascii="Calibri" w:hAnsi="Calibri" w:cs="Calibri"/>
          <w:b/>
          <w:bCs/>
          <w:noProof/>
          <w:sz w:val="20"/>
        </w:rPr>
        <w:t>15</w:t>
      </w:r>
      <w:r w:rsidRPr="00B23379">
        <w:rPr>
          <w:rFonts w:ascii="Calibri" w:hAnsi="Calibri" w:cs="Calibri"/>
          <w:noProof/>
          <w:sz w:val="20"/>
        </w:rPr>
        <w:t>, 143 (2015).</w:t>
      </w:r>
    </w:p>
    <w:p w14:paraId="52399F13"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3.</w:t>
      </w:r>
      <w:r w:rsidRPr="00B23379">
        <w:rPr>
          <w:rFonts w:ascii="Calibri" w:hAnsi="Calibri" w:cs="Calibri"/>
          <w:noProof/>
          <w:sz w:val="20"/>
        </w:rPr>
        <w:tab/>
        <w:t xml:space="preserve">Odd, D. E. </w:t>
      </w:r>
      <w:r w:rsidRPr="00B23379">
        <w:rPr>
          <w:rFonts w:ascii="Calibri" w:hAnsi="Calibri" w:cs="Calibri"/>
          <w:i/>
          <w:iCs/>
          <w:noProof/>
          <w:sz w:val="20"/>
        </w:rPr>
        <w:t>et al.</w:t>
      </w:r>
      <w:r w:rsidRPr="00B23379">
        <w:rPr>
          <w:rFonts w:ascii="Calibri" w:hAnsi="Calibri" w:cs="Calibri"/>
          <w:noProof/>
          <w:sz w:val="20"/>
        </w:rPr>
        <w:t xml:space="preserve"> Risk of low Apgar score and socioeconomic position: a study of Swedish male births. </w:t>
      </w:r>
      <w:r w:rsidRPr="00B23379">
        <w:rPr>
          <w:rFonts w:ascii="Calibri" w:hAnsi="Calibri" w:cs="Calibri"/>
          <w:i/>
          <w:iCs/>
          <w:noProof/>
          <w:sz w:val="20"/>
        </w:rPr>
        <w:t>Acta Paediatr.</w:t>
      </w:r>
      <w:r w:rsidRPr="00B23379">
        <w:rPr>
          <w:rFonts w:ascii="Calibri" w:hAnsi="Calibri" w:cs="Calibri"/>
          <w:noProof/>
          <w:sz w:val="20"/>
        </w:rPr>
        <w:t xml:space="preserve"> </w:t>
      </w:r>
      <w:r w:rsidRPr="00B23379">
        <w:rPr>
          <w:rFonts w:ascii="Calibri" w:hAnsi="Calibri" w:cs="Calibri"/>
          <w:b/>
          <w:bCs/>
          <w:noProof/>
          <w:sz w:val="20"/>
        </w:rPr>
        <w:t>97</w:t>
      </w:r>
      <w:r w:rsidRPr="00B23379">
        <w:rPr>
          <w:rFonts w:ascii="Calibri" w:hAnsi="Calibri" w:cs="Calibri"/>
          <w:noProof/>
          <w:sz w:val="20"/>
        </w:rPr>
        <w:t>, 1275–1280 (2008).</w:t>
      </w:r>
    </w:p>
    <w:p w14:paraId="079870F3"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4.</w:t>
      </w:r>
      <w:r w:rsidRPr="00B23379">
        <w:rPr>
          <w:rFonts w:ascii="Calibri" w:hAnsi="Calibri" w:cs="Calibri"/>
          <w:noProof/>
          <w:sz w:val="20"/>
        </w:rPr>
        <w:tab/>
        <w:t>Gynaecologists, R. C. of O. and. Easy Baby Counts. https://www.rcog.org.uk/eachbabycounts.</w:t>
      </w:r>
    </w:p>
    <w:p w14:paraId="7E31D3F8"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5.</w:t>
      </w:r>
      <w:r w:rsidRPr="00B23379">
        <w:rPr>
          <w:rFonts w:ascii="Calibri" w:hAnsi="Calibri" w:cs="Calibri"/>
          <w:noProof/>
          <w:sz w:val="20"/>
        </w:rPr>
        <w:tab/>
        <w:t>Health, D. of. New ambition to halve rate of stillbirths and infant deaths. https://www.gov.uk/government/news/new-ambition-to-halve-rate-of-stillbirths-and-infant-deaths.</w:t>
      </w:r>
    </w:p>
    <w:p w14:paraId="589DCC0D"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6.</w:t>
      </w:r>
      <w:r w:rsidRPr="00B23379">
        <w:rPr>
          <w:rFonts w:ascii="Calibri" w:hAnsi="Calibri" w:cs="Calibri"/>
          <w:noProof/>
          <w:sz w:val="20"/>
        </w:rPr>
        <w:tab/>
        <w:t xml:space="preserve">Odd, D., Heep, A., Luyt, K. &amp; Draycott, T. Hypoxic-Ischaemic Brain Injury: Delivery Before Intrapartum Events. in </w:t>
      </w:r>
      <w:r w:rsidRPr="00B23379">
        <w:rPr>
          <w:rFonts w:ascii="Calibri" w:hAnsi="Calibri" w:cs="Calibri"/>
          <w:i/>
          <w:iCs/>
          <w:noProof/>
          <w:sz w:val="20"/>
        </w:rPr>
        <w:t>Joined European Neonatal Societies Congress</w:t>
      </w:r>
      <w:r w:rsidRPr="00B23379">
        <w:rPr>
          <w:rFonts w:ascii="Calibri" w:hAnsi="Calibri" w:cs="Calibri"/>
          <w:noProof/>
          <w:sz w:val="20"/>
        </w:rPr>
        <w:t xml:space="preserve"> (2015).</w:t>
      </w:r>
    </w:p>
    <w:p w14:paraId="38A9EB69"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7.</w:t>
      </w:r>
      <w:r w:rsidRPr="00B23379">
        <w:rPr>
          <w:rFonts w:ascii="Calibri" w:hAnsi="Calibri" w:cs="Calibri"/>
          <w:noProof/>
          <w:sz w:val="20"/>
        </w:rPr>
        <w:tab/>
        <w:t xml:space="preserve">Draycott, T. </w:t>
      </w:r>
      <w:r w:rsidRPr="00B23379">
        <w:rPr>
          <w:rFonts w:ascii="Calibri" w:hAnsi="Calibri" w:cs="Calibri"/>
          <w:i/>
          <w:iCs/>
          <w:noProof/>
          <w:sz w:val="20"/>
        </w:rPr>
        <w:t>et al.</w:t>
      </w:r>
      <w:r w:rsidRPr="00B23379">
        <w:rPr>
          <w:rFonts w:ascii="Calibri" w:hAnsi="Calibri" w:cs="Calibri"/>
          <w:noProof/>
          <w:sz w:val="20"/>
        </w:rPr>
        <w:t xml:space="preserve"> Does training in obstetric emergencies improve neonatal outcome? </w:t>
      </w:r>
      <w:r w:rsidRPr="00B23379">
        <w:rPr>
          <w:rFonts w:ascii="Calibri" w:hAnsi="Calibri" w:cs="Calibri"/>
          <w:i/>
          <w:iCs/>
          <w:noProof/>
          <w:sz w:val="20"/>
        </w:rPr>
        <w:t>Bjog</w:t>
      </w:r>
      <w:r w:rsidRPr="00B23379">
        <w:rPr>
          <w:rFonts w:ascii="Calibri" w:hAnsi="Calibri" w:cs="Calibri"/>
          <w:noProof/>
          <w:sz w:val="20"/>
        </w:rPr>
        <w:t xml:space="preserve"> </w:t>
      </w:r>
      <w:r w:rsidRPr="00B23379">
        <w:rPr>
          <w:rFonts w:ascii="Calibri" w:hAnsi="Calibri" w:cs="Calibri"/>
          <w:b/>
          <w:bCs/>
          <w:noProof/>
          <w:sz w:val="20"/>
        </w:rPr>
        <w:t>113</w:t>
      </w:r>
      <w:r w:rsidRPr="00B23379">
        <w:rPr>
          <w:rFonts w:ascii="Calibri" w:hAnsi="Calibri" w:cs="Calibri"/>
          <w:noProof/>
          <w:sz w:val="20"/>
        </w:rPr>
        <w:t>, 177–182 (2006).</w:t>
      </w:r>
    </w:p>
    <w:p w14:paraId="69B8E911"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8.</w:t>
      </w:r>
      <w:r w:rsidRPr="00B23379">
        <w:rPr>
          <w:rFonts w:ascii="Calibri" w:hAnsi="Calibri" w:cs="Calibri"/>
          <w:noProof/>
          <w:sz w:val="20"/>
        </w:rPr>
        <w:tab/>
        <w:t xml:space="preserve">Chiossim, G. Timing of Delivery and Adverse Outcomes in Term Singleton Repeat Cesarean Deliveries. </w:t>
      </w:r>
      <w:r w:rsidRPr="00B23379">
        <w:rPr>
          <w:rFonts w:ascii="Calibri" w:hAnsi="Calibri" w:cs="Calibri"/>
          <w:i/>
          <w:iCs/>
          <w:noProof/>
          <w:sz w:val="20"/>
        </w:rPr>
        <w:t>Obs Gynecol</w:t>
      </w:r>
      <w:r w:rsidRPr="00B23379">
        <w:rPr>
          <w:rFonts w:ascii="Calibri" w:hAnsi="Calibri" w:cs="Calibri"/>
          <w:noProof/>
          <w:sz w:val="20"/>
        </w:rPr>
        <w:t xml:space="preserve"> </w:t>
      </w:r>
      <w:r w:rsidRPr="00B23379">
        <w:rPr>
          <w:rFonts w:ascii="Calibri" w:hAnsi="Calibri" w:cs="Calibri"/>
          <w:b/>
          <w:bCs/>
          <w:noProof/>
          <w:sz w:val="20"/>
        </w:rPr>
        <w:t>121</w:t>
      </w:r>
      <w:r w:rsidRPr="00B23379">
        <w:rPr>
          <w:rFonts w:ascii="Calibri" w:hAnsi="Calibri" w:cs="Calibri"/>
          <w:noProof/>
          <w:sz w:val="20"/>
        </w:rPr>
        <w:t>, (2013).</w:t>
      </w:r>
    </w:p>
    <w:p w14:paraId="75D22DC7"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9.</w:t>
      </w:r>
      <w:r w:rsidRPr="00B23379">
        <w:rPr>
          <w:rFonts w:ascii="Calibri" w:hAnsi="Calibri" w:cs="Calibri"/>
          <w:noProof/>
          <w:sz w:val="20"/>
        </w:rPr>
        <w:tab/>
        <w:t xml:space="preserve">Martinez-Biarge, M., Madero, R., González, A., Quero, A. &amp; García-Alix, A. Perinatal morbidity and risk of hypoxic-ischemic encephalopathy associated with intrapartum sentinel events. </w:t>
      </w:r>
      <w:r w:rsidRPr="00B23379">
        <w:rPr>
          <w:rFonts w:ascii="Calibri" w:hAnsi="Calibri" w:cs="Calibri"/>
          <w:i/>
          <w:iCs/>
          <w:noProof/>
          <w:sz w:val="20"/>
        </w:rPr>
        <w:t>Am J Obs. Gynecol2</w:t>
      </w:r>
      <w:r w:rsidRPr="00B23379">
        <w:rPr>
          <w:rFonts w:ascii="Calibri" w:hAnsi="Calibri" w:cs="Calibri"/>
          <w:noProof/>
          <w:sz w:val="20"/>
        </w:rPr>
        <w:t xml:space="preserve"> </w:t>
      </w:r>
      <w:r w:rsidRPr="00B23379">
        <w:rPr>
          <w:rFonts w:ascii="Calibri" w:hAnsi="Calibri" w:cs="Calibri"/>
          <w:b/>
          <w:bCs/>
          <w:noProof/>
          <w:sz w:val="20"/>
        </w:rPr>
        <w:t>206</w:t>
      </w:r>
      <w:r w:rsidRPr="00B23379">
        <w:rPr>
          <w:rFonts w:ascii="Calibri" w:hAnsi="Calibri" w:cs="Calibri"/>
          <w:noProof/>
          <w:sz w:val="20"/>
        </w:rPr>
        <w:t>, 148.e1–7 (2012).</w:t>
      </w:r>
    </w:p>
    <w:p w14:paraId="1B332E1F"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10.</w:t>
      </w:r>
      <w:r w:rsidRPr="00B23379">
        <w:rPr>
          <w:rFonts w:ascii="Calibri" w:hAnsi="Calibri" w:cs="Calibri"/>
          <w:noProof/>
          <w:sz w:val="20"/>
        </w:rPr>
        <w:tab/>
        <w:t xml:space="preserve">Badawi, N. </w:t>
      </w:r>
      <w:r w:rsidRPr="00B23379">
        <w:rPr>
          <w:rFonts w:ascii="Calibri" w:hAnsi="Calibri" w:cs="Calibri"/>
          <w:i/>
          <w:iCs/>
          <w:noProof/>
          <w:sz w:val="20"/>
        </w:rPr>
        <w:t>et al.</w:t>
      </w:r>
      <w:r w:rsidRPr="00B23379">
        <w:rPr>
          <w:rFonts w:ascii="Calibri" w:hAnsi="Calibri" w:cs="Calibri"/>
          <w:noProof/>
          <w:sz w:val="20"/>
        </w:rPr>
        <w:t xml:space="preserve"> Intrapartum risk factors for newborn encephalopathy: the Western Australian case-control study. </w:t>
      </w:r>
      <w:r w:rsidRPr="00B23379">
        <w:rPr>
          <w:rFonts w:ascii="Calibri" w:hAnsi="Calibri" w:cs="Calibri"/>
          <w:i/>
          <w:iCs/>
          <w:noProof/>
          <w:sz w:val="20"/>
        </w:rPr>
        <w:t>Bmj</w:t>
      </w:r>
      <w:r w:rsidRPr="00B23379">
        <w:rPr>
          <w:rFonts w:ascii="Calibri" w:hAnsi="Calibri" w:cs="Calibri"/>
          <w:noProof/>
          <w:sz w:val="20"/>
        </w:rPr>
        <w:t xml:space="preserve"> </w:t>
      </w:r>
      <w:r w:rsidRPr="00B23379">
        <w:rPr>
          <w:rFonts w:ascii="Calibri" w:hAnsi="Calibri" w:cs="Calibri"/>
          <w:b/>
          <w:bCs/>
          <w:noProof/>
          <w:sz w:val="20"/>
        </w:rPr>
        <w:t>317</w:t>
      </w:r>
      <w:r w:rsidRPr="00B23379">
        <w:rPr>
          <w:rFonts w:ascii="Calibri" w:hAnsi="Calibri" w:cs="Calibri"/>
          <w:noProof/>
          <w:sz w:val="20"/>
        </w:rPr>
        <w:t>, 1554–1558 (1998).</w:t>
      </w:r>
    </w:p>
    <w:p w14:paraId="157D146F"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11.</w:t>
      </w:r>
      <w:r w:rsidRPr="00B23379">
        <w:rPr>
          <w:rFonts w:ascii="Calibri" w:hAnsi="Calibri" w:cs="Calibri"/>
          <w:noProof/>
          <w:sz w:val="20"/>
        </w:rPr>
        <w:tab/>
        <w:t xml:space="preserve">Gülmezoglu, A., Crowther, C., Middleton, P. &amp; Peatley, E. Induction of labour for improving birth outcomes for women at or beyond term. </w:t>
      </w:r>
      <w:r w:rsidRPr="00B23379">
        <w:rPr>
          <w:rFonts w:ascii="Calibri" w:hAnsi="Calibri" w:cs="Calibri"/>
          <w:i/>
          <w:iCs/>
          <w:noProof/>
          <w:sz w:val="20"/>
        </w:rPr>
        <w:t>Cochrane Database Syst Rev.</w:t>
      </w:r>
      <w:r w:rsidRPr="00B23379">
        <w:rPr>
          <w:rFonts w:ascii="Calibri" w:hAnsi="Calibri" w:cs="Calibri"/>
          <w:noProof/>
          <w:sz w:val="20"/>
        </w:rPr>
        <w:t xml:space="preserve"> (2012) doi:10.1002/14651858.CD004945.pub3.</w:t>
      </w:r>
    </w:p>
    <w:p w14:paraId="7A85B080"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12.</w:t>
      </w:r>
      <w:r w:rsidRPr="00B23379">
        <w:rPr>
          <w:rFonts w:ascii="Calibri" w:hAnsi="Calibri" w:cs="Calibri"/>
          <w:noProof/>
          <w:sz w:val="20"/>
        </w:rPr>
        <w:tab/>
        <w:t xml:space="preserve">Campbell, M. K., Ostbye, T. &amp; Irgens, L. M. Post-term birth: risk factors and outcomes in a 10-year cohort of Norwegian births. </w:t>
      </w:r>
      <w:r w:rsidRPr="00B23379">
        <w:rPr>
          <w:rFonts w:ascii="Calibri" w:hAnsi="Calibri" w:cs="Calibri"/>
          <w:i/>
          <w:iCs/>
          <w:noProof/>
          <w:sz w:val="20"/>
        </w:rPr>
        <w:t>Obstet. Gynecol.</w:t>
      </w:r>
      <w:r w:rsidRPr="00B23379">
        <w:rPr>
          <w:rFonts w:ascii="Calibri" w:hAnsi="Calibri" w:cs="Calibri"/>
          <w:noProof/>
          <w:sz w:val="20"/>
        </w:rPr>
        <w:t xml:space="preserve"> </w:t>
      </w:r>
      <w:r w:rsidRPr="00B23379">
        <w:rPr>
          <w:rFonts w:ascii="Calibri" w:hAnsi="Calibri" w:cs="Calibri"/>
          <w:b/>
          <w:bCs/>
          <w:noProof/>
          <w:sz w:val="20"/>
        </w:rPr>
        <w:t>89</w:t>
      </w:r>
      <w:r w:rsidRPr="00B23379">
        <w:rPr>
          <w:rFonts w:ascii="Calibri" w:hAnsi="Calibri" w:cs="Calibri"/>
          <w:noProof/>
          <w:sz w:val="20"/>
        </w:rPr>
        <w:t>, 543–548 (1997).</w:t>
      </w:r>
    </w:p>
    <w:p w14:paraId="75D117F5"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13.</w:t>
      </w:r>
      <w:r w:rsidRPr="00B23379">
        <w:rPr>
          <w:rFonts w:ascii="Calibri" w:hAnsi="Calibri" w:cs="Calibri"/>
          <w:noProof/>
          <w:sz w:val="20"/>
        </w:rPr>
        <w:tab/>
        <w:t xml:space="preserve">Azzopardi, D. V </w:t>
      </w:r>
      <w:r w:rsidRPr="00B23379">
        <w:rPr>
          <w:rFonts w:ascii="Calibri" w:hAnsi="Calibri" w:cs="Calibri"/>
          <w:i/>
          <w:iCs/>
          <w:noProof/>
          <w:sz w:val="20"/>
        </w:rPr>
        <w:t>et al.</w:t>
      </w:r>
      <w:r w:rsidRPr="00B23379">
        <w:rPr>
          <w:rFonts w:ascii="Calibri" w:hAnsi="Calibri" w:cs="Calibri"/>
          <w:noProof/>
          <w:sz w:val="20"/>
        </w:rPr>
        <w:t xml:space="preserve"> Moderate hypothermia to treat perinatal asphyxial encephalopathy. </w:t>
      </w:r>
      <w:r w:rsidRPr="00B23379">
        <w:rPr>
          <w:rFonts w:ascii="Calibri" w:hAnsi="Calibri" w:cs="Calibri"/>
          <w:i/>
          <w:iCs/>
          <w:noProof/>
          <w:sz w:val="20"/>
        </w:rPr>
        <w:t>N Engl J Med.</w:t>
      </w:r>
      <w:r w:rsidRPr="00B23379">
        <w:rPr>
          <w:rFonts w:ascii="Calibri" w:hAnsi="Calibri" w:cs="Calibri"/>
          <w:noProof/>
          <w:sz w:val="20"/>
        </w:rPr>
        <w:t xml:space="preserve"> </w:t>
      </w:r>
      <w:r w:rsidRPr="00B23379">
        <w:rPr>
          <w:rFonts w:ascii="Calibri" w:hAnsi="Calibri" w:cs="Calibri"/>
          <w:b/>
          <w:bCs/>
          <w:noProof/>
          <w:sz w:val="20"/>
        </w:rPr>
        <w:t>361</w:t>
      </w:r>
      <w:r w:rsidRPr="00B23379">
        <w:rPr>
          <w:rFonts w:ascii="Calibri" w:hAnsi="Calibri" w:cs="Calibri"/>
          <w:noProof/>
          <w:sz w:val="20"/>
        </w:rPr>
        <w:t>, 1349–1358 (2009).</w:t>
      </w:r>
    </w:p>
    <w:p w14:paraId="7190FCC6"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14.</w:t>
      </w:r>
      <w:r w:rsidRPr="00B23379">
        <w:rPr>
          <w:rFonts w:ascii="Calibri" w:hAnsi="Calibri" w:cs="Calibri"/>
          <w:noProof/>
          <w:sz w:val="20"/>
        </w:rPr>
        <w:tab/>
        <w:t xml:space="preserve">Odd, D. E., Gunnell, D., Lewis, G. &amp; Rasmussen, F. Long-term Impact of Poor Birth Condition on Social and Economic Outcomes in Early Adulthood. </w:t>
      </w:r>
      <w:r w:rsidRPr="00B23379">
        <w:rPr>
          <w:rFonts w:ascii="Calibri" w:hAnsi="Calibri" w:cs="Calibri"/>
          <w:i/>
          <w:iCs/>
          <w:noProof/>
          <w:sz w:val="20"/>
        </w:rPr>
        <w:t>Pediatrics</w:t>
      </w:r>
      <w:r w:rsidRPr="00B23379">
        <w:rPr>
          <w:rFonts w:ascii="Calibri" w:hAnsi="Calibri" w:cs="Calibri"/>
          <w:noProof/>
          <w:sz w:val="20"/>
        </w:rPr>
        <w:t xml:space="preserve"> </w:t>
      </w:r>
      <w:r w:rsidRPr="00B23379">
        <w:rPr>
          <w:rFonts w:ascii="Calibri" w:hAnsi="Calibri" w:cs="Calibri"/>
          <w:b/>
          <w:bCs/>
          <w:noProof/>
          <w:sz w:val="20"/>
        </w:rPr>
        <w:t>May 9</w:t>
      </w:r>
      <w:r w:rsidRPr="00B23379">
        <w:rPr>
          <w:rFonts w:ascii="Calibri" w:hAnsi="Calibri" w:cs="Calibri"/>
          <w:noProof/>
          <w:sz w:val="20"/>
        </w:rPr>
        <w:t xml:space="preserve">; </w:t>
      </w:r>
      <w:r w:rsidRPr="00B23379">
        <w:rPr>
          <w:rFonts w:ascii="Calibri" w:hAnsi="Calibri" w:cs="Calibri"/>
          <w:b/>
          <w:bCs/>
          <w:noProof/>
          <w:sz w:val="20"/>
        </w:rPr>
        <w:t>eFi</w:t>
      </w:r>
      <w:r w:rsidRPr="00B23379">
        <w:rPr>
          <w:rFonts w:ascii="Calibri" w:hAnsi="Calibri" w:cs="Calibri"/>
          <w:noProof/>
          <w:sz w:val="20"/>
        </w:rPr>
        <w:t>, e1498-504 (2011).</w:t>
      </w:r>
    </w:p>
    <w:p w14:paraId="623E31FC"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15.</w:t>
      </w:r>
      <w:r w:rsidRPr="00B23379">
        <w:rPr>
          <w:rFonts w:ascii="Calibri" w:hAnsi="Calibri" w:cs="Calibri"/>
          <w:noProof/>
          <w:sz w:val="20"/>
        </w:rPr>
        <w:tab/>
      </w:r>
      <w:r w:rsidRPr="00B23379">
        <w:rPr>
          <w:rFonts w:ascii="Calibri" w:hAnsi="Calibri" w:cs="Calibri"/>
          <w:i/>
          <w:iCs/>
          <w:noProof/>
          <w:sz w:val="20"/>
        </w:rPr>
        <w:t>Ten Years of Maternity Claims: An Analysis of NHS Litigation Authority Data</w:t>
      </w:r>
      <w:r w:rsidRPr="00B23379">
        <w:rPr>
          <w:rFonts w:ascii="Calibri" w:hAnsi="Calibri" w:cs="Calibri"/>
          <w:noProof/>
          <w:sz w:val="20"/>
        </w:rPr>
        <w:t>. (2012) doi:978-0-9565019-2-9.</w:t>
      </w:r>
    </w:p>
    <w:p w14:paraId="07108CB5"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16.</w:t>
      </w:r>
      <w:r w:rsidRPr="00B23379">
        <w:rPr>
          <w:rFonts w:ascii="Calibri" w:hAnsi="Calibri" w:cs="Calibri"/>
          <w:noProof/>
          <w:sz w:val="20"/>
        </w:rPr>
        <w:tab/>
        <w:t xml:space="preserve">Murray, C. J. L. </w:t>
      </w:r>
      <w:r w:rsidRPr="00B23379">
        <w:rPr>
          <w:rFonts w:ascii="Calibri" w:hAnsi="Calibri" w:cs="Calibri"/>
          <w:i/>
          <w:iCs/>
          <w:noProof/>
          <w:sz w:val="20"/>
        </w:rPr>
        <w:t>et al.</w:t>
      </w:r>
      <w:r w:rsidRPr="00B23379">
        <w:rPr>
          <w:rFonts w:ascii="Calibri" w:hAnsi="Calibri" w:cs="Calibri"/>
          <w:noProof/>
          <w:sz w:val="20"/>
        </w:rPr>
        <w:t xml:space="preserve"> Disability-adjusted life years (DALYs) for 291 diseases and injuries in 21 regions, 1990-2010: a systematic analysis for the Global Burden of Disease Study 2010. </w:t>
      </w:r>
      <w:r w:rsidRPr="00B23379">
        <w:rPr>
          <w:rFonts w:ascii="Calibri" w:hAnsi="Calibri" w:cs="Calibri"/>
          <w:i/>
          <w:iCs/>
          <w:noProof/>
          <w:sz w:val="20"/>
        </w:rPr>
        <w:t>Lancet (London, England)</w:t>
      </w:r>
      <w:r w:rsidRPr="00B23379">
        <w:rPr>
          <w:rFonts w:ascii="Calibri" w:hAnsi="Calibri" w:cs="Calibri"/>
          <w:noProof/>
          <w:sz w:val="20"/>
        </w:rPr>
        <w:t xml:space="preserve"> </w:t>
      </w:r>
      <w:r w:rsidRPr="00B23379">
        <w:rPr>
          <w:rFonts w:ascii="Calibri" w:hAnsi="Calibri" w:cs="Calibri"/>
          <w:b/>
          <w:bCs/>
          <w:noProof/>
          <w:sz w:val="20"/>
        </w:rPr>
        <w:t>380</w:t>
      </w:r>
      <w:r w:rsidRPr="00B23379">
        <w:rPr>
          <w:rFonts w:ascii="Calibri" w:hAnsi="Calibri" w:cs="Calibri"/>
          <w:noProof/>
          <w:sz w:val="20"/>
        </w:rPr>
        <w:t>, 2197–2223 (2012).</w:t>
      </w:r>
    </w:p>
    <w:p w14:paraId="20F2AE68"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17.</w:t>
      </w:r>
      <w:r w:rsidRPr="00B23379">
        <w:rPr>
          <w:rFonts w:ascii="Calibri" w:hAnsi="Calibri" w:cs="Calibri"/>
          <w:noProof/>
          <w:sz w:val="20"/>
        </w:rPr>
        <w:tab/>
        <w:t xml:space="preserve">Odd, D. E., Lewis, G., Whitelaw, A. &amp; Gunnell, D. Resuscitation at birth and cognition at 8 years of age: </w:t>
      </w:r>
      <w:r w:rsidRPr="00B23379">
        <w:rPr>
          <w:rFonts w:ascii="Calibri" w:hAnsi="Calibri" w:cs="Calibri"/>
          <w:noProof/>
          <w:sz w:val="20"/>
        </w:rPr>
        <w:lastRenderedPageBreak/>
        <w:t xml:space="preserve">a cohort study. </w:t>
      </w:r>
      <w:r w:rsidRPr="00B23379">
        <w:rPr>
          <w:rFonts w:ascii="Calibri" w:hAnsi="Calibri" w:cs="Calibri"/>
          <w:i/>
          <w:iCs/>
          <w:noProof/>
          <w:sz w:val="20"/>
        </w:rPr>
        <w:t>Lancet</w:t>
      </w:r>
      <w:r w:rsidRPr="00B23379">
        <w:rPr>
          <w:rFonts w:ascii="Calibri" w:hAnsi="Calibri" w:cs="Calibri"/>
          <w:noProof/>
          <w:sz w:val="20"/>
        </w:rPr>
        <w:t xml:space="preserve"> </w:t>
      </w:r>
      <w:r w:rsidRPr="00B23379">
        <w:rPr>
          <w:rFonts w:ascii="Calibri" w:hAnsi="Calibri" w:cs="Calibri"/>
          <w:b/>
          <w:bCs/>
          <w:noProof/>
          <w:sz w:val="20"/>
        </w:rPr>
        <w:t>373</w:t>
      </w:r>
      <w:r w:rsidRPr="00B23379">
        <w:rPr>
          <w:rFonts w:ascii="Calibri" w:hAnsi="Calibri" w:cs="Calibri"/>
          <w:noProof/>
          <w:sz w:val="20"/>
        </w:rPr>
        <w:t>, 1615–22 (2009).</w:t>
      </w:r>
    </w:p>
    <w:p w14:paraId="19199D88"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18.</w:t>
      </w:r>
      <w:r w:rsidRPr="00B23379">
        <w:rPr>
          <w:rFonts w:ascii="Calibri" w:hAnsi="Calibri" w:cs="Calibri"/>
          <w:noProof/>
          <w:sz w:val="20"/>
        </w:rPr>
        <w:tab/>
        <w:t xml:space="preserve">Odd, D. E., Gunnell, D., Whitelaw, A. &amp; Lewis, G. The association between birth condition and neuropsychological functioning and educational attainment at school age. A cohort study. </w:t>
      </w:r>
      <w:r w:rsidRPr="00B23379">
        <w:rPr>
          <w:rFonts w:ascii="Calibri" w:hAnsi="Calibri" w:cs="Calibri"/>
          <w:i/>
          <w:iCs/>
          <w:noProof/>
          <w:sz w:val="20"/>
        </w:rPr>
        <w:t>Arch Dis Child</w:t>
      </w:r>
      <w:r w:rsidRPr="00B23379">
        <w:rPr>
          <w:rFonts w:ascii="Calibri" w:hAnsi="Calibri" w:cs="Calibri"/>
          <w:noProof/>
          <w:sz w:val="20"/>
        </w:rPr>
        <w:t xml:space="preserve"> (2010).</w:t>
      </w:r>
    </w:p>
    <w:p w14:paraId="06BD2468"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19.</w:t>
      </w:r>
      <w:r w:rsidRPr="00B23379">
        <w:rPr>
          <w:rFonts w:ascii="Calibri" w:hAnsi="Calibri" w:cs="Calibri"/>
          <w:noProof/>
          <w:sz w:val="20"/>
        </w:rPr>
        <w:tab/>
        <w:t xml:space="preserve">Odd, D. E., Rasmussen, F., Gunnell, D. J., Lewis, G. &amp; Whitelaw, A. A Cohort Study of Low Apgar Scores and Cognitive Outcomes. </w:t>
      </w:r>
      <w:r w:rsidRPr="00B23379">
        <w:rPr>
          <w:rFonts w:ascii="Calibri" w:hAnsi="Calibri" w:cs="Calibri"/>
          <w:i/>
          <w:iCs/>
          <w:noProof/>
          <w:sz w:val="20"/>
        </w:rPr>
        <w:t>Arch Dis Child Fetal Neonatal Ed</w:t>
      </w:r>
      <w:r w:rsidRPr="00B23379">
        <w:rPr>
          <w:rFonts w:ascii="Calibri" w:hAnsi="Calibri" w:cs="Calibri"/>
          <w:noProof/>
          <w:sz w:val="20"/>
        </w:rPr>
        <w:t xml:space="preserve"> </w:t>
      </w:r>
      <w:r w:rsidRPr="00B23379">
        <w:rPr>
          <w:rFonts w:ascii="Calibri" w:hAnsi="Calibri" w:cs="Calibri"/>
          <w:b/>
          <w:bCs/>
          <w:noProof/>
          <w:sz w:val="20"/>
        </w:rPr>
        <w:t>93</w:t>
      </w:r>
      <w:r w:rsidRPr="00B23379">
        <w:rPr>
          <w:rFonts w:ascii="Calibri" w:hAnsi="Calibri" w:cs="Calibri"/>
          <w:noProof/>
          <w:sz w:val="20"/>
        </w:rPr>
        <w:t>, F115-20 (2008).</w:t>
      </w:r>
    </w:p>
    <w:p w14:paraId="212A4D86"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20.</w:t>
      </w:r>
      <w:r w:rsidRPr="00B23379">
        <w:rPr>
          <w:rFonts w:ascii="Calibri" w:hAnsi="Calibri" w:cs="Calibri"/>
          <w:noProof/>
          <w:sz w:val="20"/>
        </w:rPr>
        <w:tab/>
        <w:t xml:space="preserve">Goeree, R., Hannah, M. &amp; Hewson, S. Cost-effectiveness of induction of labour versus serial antenatal monitoring in the Canadian Multicentre Postterm Pregnancy Trial. </w:t>
      </w:r>
      <w:r w:rsidRPr="00B23379">
        <w:rPr>
          <w:rFonts w:ascii="Calibri" w:hAnsi="Calibri" w:cs="Calibri"/>
          <w:i/>
          <w:iCs/>
          <w:noProof/>
          <w:sz w:val="20"/>
        </w:rPr>
        <w:t>Can Med Assoc J</w:t>
      </w:r>
      <w:r w:rsidRPr="00B23379">
        <w:rPr>
          <w:rFonts w:ascii="Calibri" w:hAnsi="Calibri" w:cs="Calibri"/>
          <w:noProof/>
          <w:sz w:val="20"/>
        </w:rPr>
        <w:t xml:space="preserve"> </w:t>
      </w:r>
      <w:r w:rsidRPr="00B23379">
        <w:rPr>
          <w:rFonts w:ascii="Calibri" w:hAnsi="Calibri" w:cs="Calibri"/>
          <w:b/>
          <w:bCs/>
          <w:noProof/>
          <w:sz w:val="20"/>
        </w:rPr>
        <w:t>9.</w:t>
      </w:r>
      <w:r w:rsidRPr="00B23379">
        <w:rPr>
          <w:rFonts w:ascii="Calibri" w:hAnsi="Calibri" w:cs="Calibri"/>
          <w:noProof/>
          <w:sz w:val="20"/>
        </w:rPr>
        <w:t>, 1445–50. (1995).</w:t>
      </w:r>
    </w:p>
    <w:p w14:paraId="6EECD9CE"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21.</w:t>
      </w:r>
      <w:r w:rsidRPr="00B23379">
        <w:rPr>
          <w:rFonts w:ascii="Calibri" w:hAnsi="Calibri" w:cs="Calibri"/>
          <w:noProof/>
          <w:sz w:val="20"/>
        </w:rPr>
        <w:tab/>
        <w:t xml:space="preserve">Molina, G. </w:t>
      </w:r>
      <w:r w:rsidRPr="00B23379">
        <w:rPr>
          <w:rFonts w:ascii="Calibri" w:hAnsi="Calibri" w:cs="Calibri"/>
          <w:i/>
          <w:iCs/>
          <w:noProof/>
          <w:sz w:val="20"/>
        </w:rPr>
        <w:t>et al.</w:t>
      </w:r>
      <w:r w:rsidRPr="00B23379">
        <w:rPr>
          <w:rFonts w:ascii="Calibri" w:hAnsi="Calibri" w:cs="Calibri"/>
          <w:noProof/>
          <w:sz w:val="20"/>
        </w:rPr>
        <w:t xml:space="preserve"> Relationship Between Cesarean Delivery Rate and Maternal and Neonatal Mortality. </w:t>
      </w:r>
      <w:r w:rsidRPr="00B23379">
        <w:rPr>
          <w:rFonts w:ascii="Calibri" w:hAnsi="Calibri" w:cs="Calibri"/>
          <w:i/>
          <w:iCs/>
          <w:noProof/>
          <w:sz w:val="20"/>
        </w:rPr>
        <w:t>JAMA</w:t>
      </w:r>
      <w:r w:rsidRPr="00B23379">
        <w:rPr>
          <w:rFonts w:ascii="Calibri" w:hAnsi="Calibri" w:cs="Calibri"/>
          <w:noProof/>
          <w:sz w:val="20"/>
        </w:rPr>
        <w:t xml:space="preserve"> </w:t>
      </w:r>
      <w:r w:rsidRPr="00B23379">
        <w:rPr>
          <w:rFonts w:ascii="Calibri" w:hAnsi="Calibri" w:cs="Calibri"/>
          <w:b/>
          <w:bCs/>
          <w:noProof/>
          <w:sz w:val="20"/>
        </w:rPr>
        <w:t>314</w:t>
      </w:r>
      <w:r w:rsidRPr="00B23379">
        <w:rPr>
          <w:rFonts w:ascii="Calibri" w:hAnsi="Calibri" w:cs="Calibri"/>
          <w:noProof/>
          <w:sz w:val="20"/>
        </w:rPr>
        <w:t>, 2263–2270 (2015).</w:t>
      </w:r>
    </w:p>
    <w:p w14:paraId="0F6CA2A8"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22.</w:t>
      </w:r>
      <w:r w:rsidRPr="00B23379">
        <w:rPr>
          <w:rFonts w:ascii="Calibri" w:hAnsi="Calibri" w:cs="Calibri"/>
          <w:noProof/>
          <w:sz w:val="20"/>
        </w:rPr>
        <w:tab/>
        <w:t xml:space="preserve">Induction of labour. </w:t>
      </w:r>
      <w:r w:rsidRPr="00B23379">
        <w:rPr>
          <w:rFonts w:ascii="Calibri" w:hAnsi="Calibri" w:cs="Calibri"/>
          <w:i/>
          <w:iCs/>
          <w:noProof/>
          <w:sz w:val="20"/>
        </w:rPr>
        <w:t>NICE Clin. Guidel. (July 2008)</w:t>
      </w:r>
      <w:r w:rsidRPr="00B23379">
        <w:rPr>
          <w:rFonts w:ascii="Calibri" w:hAnsi="Calibri" w:cs="Calibri"/>
          <w:noProof/>
          <w:sz w:val="20"/>
        </w:rPr>
        <w:t>.</w:t>
      </w:r>
    </w:p>
    <w:p w14:paraId="55A8D362"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23.</w:t>
      </w:r>
      <w:r w:rsidRPr="00B23379">
        <w:rPr>
          <w:rFonts w:ascii="Calibri" w:hAnsi="Calibri" w:cs="Calibri"/>
          <w:noProof/>
          <w:sz w:val="20"/>
        </w:rPr>
        <w:tab/>
        <w:t>National Institute for Health and Clinical Excellence (NICE). Inducing labour (CG70). (2008).</w:t>
      </w:r>
    </w:p>
    <w:p w14:paraId="48C233F6"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24.</w:t>
      </w:r>
      <w:r w:rsidRPr="00B23379">
        <w:rPr>
          <w:rFonts w:ascii="Calibri" w:hAnsi="Calibri" w:cs="Calibri"/>
          <w:noProof/>
          <w:sz w:val="20"/>
        </w:rPr>
        <w:tab/>
        <w:t xml:space="preserve">Hardy, J. B. The Johns Hopkins Collaborative Perinatal Project. Descriptive background. </w:t>
      </w:r>
      <w:r w:rsidRPr="00B23379">
        <w:rPr>
          <w:rFonts w:ascii="Calibri" w:hAnsi="Calibri" w:cs="Calibri"/>
          <w:i/>
          <w:iCs/>
          <w:noProof/>
          <w:sz w:val="20"/>
        </w:rPr>
        <w:t>Johns Hopkins Med. J.</w:t>
      </w:r>
      <w:r w:rsidRPr="00B23379">
        <w:rPr>
          <w:rFonts w:ascii="Calibri" w:hAnsi="Calibri" w:cs="Calibri"/>
          <w:noProof/>
          <w:sz w:val="20"/>
        </w:rPr>
        <w:t xml:space="preserve"> </w:t>
      </w:r>
      <w:r w:rsidRPr="00B23379">
        <w:rPr>
          <w:rFonts w:ascii="Calibri" w:hAnsi="Calibri" w:cs="Calibri"/>
          <w:b/>
          <w:bCs/>
          <w:noProof/>
          <w:sz w:val="20"/>
        </w:rPr>
        <w:t>128</w:t>
      </w:r>
      <w:r w:rsidRPr="00B23379">
        <w:rPr>
          <w:rFonts w:ascii="Calibri" w:hAnsi="Calibri" w:cs="Calibri"/>
          <w:noProof/>
          <w:sz w:val="20"/>
        </w:rPr>
        <w:t>, 238–243 (1971).</w:t>
      </w:r>
    </w:p>
    <w:p w14:paraId="5D504AA5"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25.</w:t>
      </w:r>
      <w:r w:rsidRPr="00B23379">
        <w:rPr>
          <w:rFonts w:ascii="Calibri" w:hAnsi="Calibri" w:cs="Calibri"/>
          <w:noProof/>
          <w:sz w:val="20"/>
        </w:rPr>
        <w:tab/>
        <w:t xml:space="preserve">Niswander, K. &amp; Gordon, M. T. </w:t>
      </w:r>
      <w:r w:rsidRPr="00B23379">
        <w:rPr>
          <w:rFonts w:ascii="Calibri" w:hAnsi="Calibri" w:cs="Calibri"/>
          <w:i/>
          <w:iCs/>
          <w:noProof/>
          <w:sz w:val="20"/>
        </w:rPr>
        <w:t>The Women and Their Pregnancies: The Collaborative Perinatal Study of the NINDS</w:t>
      </w:r>
      <w:r w:rsidRPr="00B23379">
        <w:rPr>
          <w:rFonts w:ascii="Calibri" w:hAnsi="Calibri" w:cs="Calibri"/>
          <w:noProof/>
          <w:sz w:val="20"/>
        </w:rPr>
        <w:t>. (USGov. Printing Press, 1972).</w:t>
      </w:r>
    </w:p>
    <w:p w14:paraId="6C4C7375"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26.</w:t>
      </w:r>
      <w:r w:rsidRPr="00B23379">
        <w:rPr>
          <w:rFonts w:ascii="Calibri" w:hAnsi="Calibri" w:cs="Calibri"/>
          <w:noProof/>
          <w:sz w:val="20"/>
        </w:rPr>
        <w:tab/>
        <w:t xml:space="preserve">Badawi, N. </w:t>
      </w:r>
      <w:r w:rsidRPr="00B23379">
        <w:rPr>
          <w:rFonts w:ascii="Calibri" w:hAnsi="Calibri" w:cs="Calibri"/>
          <w:i/>
          <w:iCs/>
          <w:noProof/>
          <w:sz w:val="20"/>
        </w:rPr>
        <w:t>et al.</w:t>
      </w:r>
      <w:r w:rsidRPr="00B23379">
        <w:rPr>
          <w:rFonts w:ascii="Calibri" w:hAnsi="Calibri" w:cs="Calibri"/>
          <w:noProof/>
          <w:sz w:val="20"/>
        </w:rPr>
        <w:t xml:space="preserve"> Antepartum risk factors for newborn encephalopathy: the Western Australian case-control study. </w:t>
      </w:r>
      <w:r w:rsidRPr="00B23379">
        <w:rPr>
          <w:rFonts w:ascii="Calibri" w:hAnsi="Calibri" w:cs="Calibri"/>
          <w:i/>
          <w:iCs/>
          <w:noProof/>
          <w:sz w:val="20"/>
        </w:rPr>
        <w:t>Bmj</w:t>
      </w:r>
      <w:r w:rsidRPr="00B23379">
        <w:rPr>
          <w:rFonts w:ascii="Calibri" w:hAnsi="Calibri" w:cs="Calibri"/>
          <w:noProof/>
          <w:sz w:val="20"/>
        </w:rPr>
        <w:t xml:space="preserve"> </w:t>
      </w:r>
      <w:r w:rsidRPr="00B23379">
        <w:rPr>
          <w:rFonts w:ascii="Calibri" w:hAnsi="Calibri" w:cs="Calibri"/>
          <w:b/>
          <w:bCs/>
          <w:noProof/>
          <w:sz w:val="20"/>
        </w:rPr>
        <w:t>317</w:t>
      </w:r>
      <w:r w:rsidRPr="00B23379">
        <w:rPr>
          <w:rFonts w:ascii="Calibri" w:hAnsi="Calibri" w:cs="Calibri"/>
          <w:noProof/>
          <w:sz w:val="20"/>
        </w:rPr>
        <w:t>, 1549–1553 (1998).</w:t>
      </w:r>
    </w:p>
    <w:p w14:paraId="4BF62F56" w14:textId="77777777" w:rsidR="00B23379" w:rsidRPr="00B23379" w:rsidRDefault="00B23379" w:rsidP="00184312">
      <w:pPr>
        <w:widowControl w:val="0"/>
        <w:autoSpaceDE w:val="0"/>
        <w:autoSpaceDN w:val="0"/>
        <w:adjustRightInd w:val="0"/>
        <w:spacing w:line="360" w:lineRule="auto"/>
        <w:ind w:left="640" w:hanging="640"/>
        <w:rPr>
          <w:rFonts w:ascii="Calibri" w:hAnsi="Calibri" w:cs="Calibri"/>
          <w:noProof/>
          <w:sz w:val="20"/>
        </w:rPr>
      </w:pPr>
      <w:r w:rsidRPr="00B23379">
        <w:rPr>
          <w:rFonts w:ascii="Calibri" w:hAnsi="Calibri" w:cs="Calibri"/>
          <w:noProof/>
          <w:sz w:val="20"/>
        </w:rPr>
        <w:t>27.</w:t>
      </w:r>
      <w:r w:rsidRPr="00B23379">
        <w:rPr>
          <w:rFonts w:ascii="Calibri" w:hAnsi="Calibri" w:cs="Calibri"/>
          <w:noProof/>
          <w:sz w:val="20"/>
        </w:rPr>
        <w:tab/>
        <w:t xml:space="preserve">Odd, D., Lewis, G., Whitelaw, A. &amp; Gunnell, D. J. Resuscitation at birth and cognition at 8 years of age: a cohort study. </w:t>
      </w:r>
      <w:r w:rsidRPr="00B23379">
        <w:rPr>
          <w:rFonts w:ascii="Calibri" w:hAnsi="Calibri" w:cs="Calibri"/>
          <w:i/>
          <w:iCs/>
          <w:noProof/>
          <w:sz w:val="20"/>
        </w:rPr>
        <w:t>Lancet</w:t>
      </w:r>
      <w:r w:rsidRPr="00B23379">
        <w:rPr>
          <w:rFonts w:ascii="Calibri" w:hAnsi="Calibri" w:cs="Calibri"/>
          <w:noProof/>
          <w:sz w:val="20"/>
        </w:rPr>
        <w:t xml:space="preserve"> </w:t>
      </w:r>
      <w:r w:rsidRPr="00B23379">
        <w:rPr>
          <w:rFonts w:ascii="Calibri" w:hAnsi="Calibri" w:cs="Calibri"/>
          <w:b/>
          <w:bCs/>
          <w:noProof/>
          <w:sz w:val="20"/>
        </w:rPr>
        <w:t>9</w:t>
      </w:r>
      <w:r w:rsidRPr="00B23379">
        <w:rPr>
          <w:rFonts w:ascii="Calibri" w:hAnsi="Calibri" w:cs="Calibri"/>
          <w:noProof/>
          <w:sz w:val="20"/>
        </w:rPr>
        <w:t>, 1615–1622 (2009).</w:t>
      </w:r>
    </w:p>
    <w:p w14:paraId="3E82DC5F" w14:textId="77777777" w:rsidR="00932424" w:rsidRPr="00932424" w:rsidRDefault="00932424" w:rsidP="00184312">
      <w:pPr>
        <w:widowControl w:val="0"/>
        <w:autoSpaceDE w:val="0"/>
        <w:autoSpaceDN w:val="0"/>
        <w:adjustRightInd w:val="0"/>
        <w:spacing w:line="360" w:lineRule="auto"/>
        <w:ind w:left="640" w:hanging="640"/>
        <w:rPr>
          <w:rFonts w:cstheme="minorHAnsi"/>
          <w:b/>
          <w:sz w:val="20"/>
          <w:szCs w:val="20"/>
        </w:rPr>
      </w:pPr>
      <w:r w:rsidRPr="00932424">
        <w:rPr>
          <w:rFonts w:cstheme="minorHAnsi"/>
          <w:b/>
          <w:sz w:val="20"/>
          <w:szCs w:val="20"/>
        </w:rPr>
        <w:fldChar w:fldCharType="end"/>
      </w:r>
    </w:p>
    <w:p w14:paraId="3D4CF217" w14:textId="77777777" w:rsidR="00932424" w:rsidRPr="00932424" w:rsidRDefault="00932424">
      <w:pPr>
        <w:rPr>
          <w:rFonts w:cstheme="minorHAnsi"/>
          <w:b/>
          <w:sz w:val="20"/>
          <w:szCs w:val="20"/>
        </w:rPr>
      </w:pPr>
      <w:r w:rsidRPr="00932424">
        <w:rPr>
          <w:rFonts w:cstheme="minorHAnsi"/>
          <w:b/>
          <w:sz w:val="20"/>
          <w:szCs w:val="20"/>
        </w:rPr>
        <w:br w:type="page"/>
      </w:r>
    </w:p>
    <w:p w14:paraId="4BF0446E" w14:textId="77777777" w:rsidR="00936CB5" w:rsidRPr="00932424" w:rsidRDefault="00936CB5" w:rsidP="00936CB5">
      <w:pPr>
        <w:rPr>
          <w:rFonts w:cstheme="minorHAnsi"/>
          <w:b/>
          <w:sz w:val="20"/>
          <w:szCs w:val="20"/>
        </w:rPr>
      </w:pPr>
      <w:r w:rsidRPr="00932424">
        <w:rPr>
          <w:rFonts w:cstheme="minorHAnsi"/>
          <w:b/>
          <w:sz w:val="20"/>
          <w:szCs w:val="20"/>
        </w:rPr>
        <w:lastRenderedPageBreak/>
        <w:t>Figure 1. Established risk factors</w:t>
      </w:r>
    </w:p>
    <w:tbl>
      <w:tblPr>
        <w:tblStyle w:val="TableGrid"/>
        <w:tblW w:w="0" w:type="auto"/>
        <w:tblLook w:val="04A0" w:firstRow="1" w:lastRow="0" w:firstColumn="1" w:lastColumn="0" w:noHBand="0" w:noVBand="1"/>
      </w:tblPr>
      <w:tblGrid>
        <w:gridCol w:w="3080"/>
        <w:gridCol w:w="3081"/>
        <w:gridCol w:w="3081"/>
      </w:tblGrid>
      <w:tr w:rsidR="00936CB5" w:rsidRPr="00932424" w14:paraId="3FDE83A1" w14:textId="77777777" w:rsidTr="00D2250D">
        <w:tc>
          <w:tcPr>
            <w:tcW w:w="3080" w:type="dxa"/>
          </w:tcPr>
          <w:p w14:paraId="5B7E1543" w14:textId="77777777" w:rsidR="00936CB5" w:rsidRPr="00932424" w:rsidRDefault="00936CB5" w:rsidP="00D2250D">
            <w:pPr>
              <w:rPr>
                <w:rFonts w:cstheme="minorHAnsi"/>
                <w:sz w:val="20"/>
                <w:szCs w:val="20"/>
              </w:rPr>
            </w:pPr>
            <w:r w:rsidRPr="00932424">
              <w:rPr>
                <w:rFonts w:cstheme="minorHAnsi"/>
                <w:sz w:val="20"/>
                <w:szCs w:val="20"/>
              </w:rPr>
              <w:t>Antenatal Factors</w:t>
            </w:r>
          </w:p>
        </w:tc>
        <w:tc>
          <w:tcPr>
            <w:tcW w:w="3081" w:type="dxa"/>
          </w:tcPr>
          <w:p w14:paraId="0F029B5C" w14:textId="77777777" w:rsidR="00936CB5" w:rsidRPr="00932424" w:rsidRDefault="00936CB5" w:rsidP="00D2250D">
            <w:pPr>
              <w:rPr>
                <w:rFonts w:cstheme="minorHAnsi"/>
                <w:sz w:val="20"/>
                <w:szCs w:val="20"/>
              </w:rPr>
            </w:pPr>
            <w:r w:rsidRPr="00932424">
              <w:rPr>
                <w:rFonts w:cstheme="minorHAnsi"/>
                <w:sz w:val="20"/>
                <w:szCs w:val="20"/>
              </w:rPr>
              <w:t>Growth Measures</w:t>
            </w:r>
          </w:p>
        </w:tc>
        <w:tc>
          <w:tcPr>
            <w:tcW w:w="3081" w:type="dxa"/>
          </w:tcPr>
          <w:p w14:paraId="720EE119" w14:textId="77777777" w:rsidR="00936CB5" w:rsidRPr="00932424" w:rsidRDefault="00936CB5" w:rsidP="00D2250D">
            <w:pPr>
              <w:rPr>
                <w:rFonts w:cstheme="minorHAnsi"/>
                <w:sz w:val="20"/>
                <w:szCs w:val="20"/>
              </w:rPr>
            </w:pPr>
            <w:r w:rsidRPr="00932424">
              <w:rPr>
                <w:rFonts w:cstheme="minorHAnsi"/>
                <w:sz w:val="20"/>
                <w:szCs w:val="20"/>
              </w:rPr>
              <w:t>Intrapartum Factors</w:t>
            </w:r>
          </w:p>
        </w:tc>
      </w:tr>
      <w:tr w:rsidR="00936CB5" w:rsidRPr="00932424" w14:paraId="3A15108E" w14:textId="77777777" w:rsidTr="00D2250D">
        <w:tc>
          <w:tcPr>
            <w:tcW w:w="3080" w:type="dxa"/>
          </w:tcPr>
          <w:p w14:paraId="566C8197" w14:textId="77777777" w:rsidR="00936CB5" w:rsidRPr="00932424" w:rsidRDefault="00936CB5" w:rsidP="00D2250D">
            <w:pPr>
              <w:rPr>
                <w:rFonts w:cstheme="minorHAnsi"/>
                <w:sz w:val="20"/>
                <w:szCs w:val="20"/>
              </w:rPr>
            </w:pPr>
            <w:r w:rsidRPr="00932424">
              <w:rPr>
                <w:rFonts w:cstheme="minorHAnsi"/>
                <w:sz w:val="20"/>
                <w:szCs w:val="20"/>
              </w:rPr>
              <w:t>Maternal age (&lt;20, 20-24, 25-29, 30-34, &gt;35)</w:t>
            </w:r>
          </w:p>
          <w:p w14:paraId="1BB47059" w14:textId="77777777" w:rsidR="00936CB5" w:rsidRPr="00932424" w:rsidRDefault="00936CB5" w:rsidP="00D2250D">
            <w:pPr>
              <w:rPr>
                <w:rFonts w:cstheme="minorHAnsi"/>
                <w:sz w:val="20"/>
                <w:szCs w:val="20"/>
              </w:rPr>
            </w:pPr>
            <w:r w:rsidRPr="00932424">
              <w:rPr>
                <w:rFonts w:cstheme="minorHAnsi"/>
                <w:sz w:val="20"/>
                <w:szCs w:val="20"/>
              </w:rPr>
              <w:t>Parity 0, 1,&gt;1</w:t>
            </w:r>
          </w:p>
          <w:p w14:paraId="7446CEC9" w14:textId="77777777" w:rsidR="00936CB5" w:rsidRPr="00932424" w:rsidRDefault="00936CB5" w:rsidP="00D2250D">
            <w:pPr>
              <w:rPr>
                <w:rFonts w:cstheme="minorHAnsi"/>
                <w:sz w:val="20"/>
                <w:szCs w:val="20"/>
              </w:rPr>
            </w:pPr>
            <w:r w:rsidRPr="00932424">
              <w:rPr>
                <w:rFonts w:cstheme="minorHAnsi"/>
                <w:sz w:val="20"/>
                <w:szCs w:val="20"/>
              </w:rPr>
              <w:t>Maternal Employment</w:t>
            </w:r>
          </w:p>
          <w:p w14:paraId="5B77E7A9" w14:textId="77777777" w:rsidR="00936CB5" w:rsidRPr="00932424" w:rsidRDefault="00936CB5" w:rsidP="00D2250D">
            <w:pPr>
              <w:rPr>
                <w:rFonts w:cstheme="minorHAnsi"/>
                <w:sz w:val="20"/>
                <w:szCs w:val="20"/>
              </w:rPr>
            </w:pPr>
            <w:r w:rsidRPr="00932424">
              <w:rPr>
                <w:rFonts w:cstheme="minorHAnsi"/>
                <w:sz w:val="20"/>
                <w:szCs w:val="20"/>
              </w:rPr>
              <w:t>Health Insurance</w:t>
            </w:r>
          </w:p>
          <w:p w14:paraId="21FF14F0" w14:textId="77777777" w:rsidR="00936CB5" w:rsidRPr="00932424" w:rsidRDefault="00936CB5" w:rsidP="00D2250D">
            <w:pPr>
              <w:rPr>
                <w:rFonts w:cstheme="minorHAnsi"/>
                <w:sz w:val="20"/>
                <w:szCs w:val="20"/>
              </w:rPr>
            </w:pPr>
            <w:r w:rsidRPr="00932424">
              <w:rPr>
                <w:rFonts w:cstheme="minorHAnsi"/>
                <w:sz w:val="20"/>
                <w:szCs w:val="20"/>
              </w:rPr>
              <w:t>Maternal race</w:t>
            </w:r>
          </w:p>
          <w:p w14:paraId="51D30D29" w14:textId="77777777" w:rsidR="00936CB5" w:rsidRPr="00932424" w:rsidRDefault="00936CB5" w:rsidP="00D2250D">
            <w:pPr>
              <w:rPr>
                <w:rFonts w:cstheme="minorHAnsi"/>
                <w:sz w:val="20"/>
                <w:szCs w:val="20"/>
              </w:rPr>
            </w:pPr>
            <w:proofErr w:type="spellStart"/>
            <w:r w:rsidRPr="00932424">
              <w:rPr>
                <w:rFonts w:cstheme="minorHAnsi"/>
                <w:sz w:val="20"/>
                <w:szCs w:val="20"/>
              </w:rPr>
              <w:t>FHx</w:t>
            </w:r>
            <w:proofErr w:type="spellEnd"/>
            <w:r w:rsidRPr="00932424">
              <w:rPr>
                <w:rFonts w:cstheme="minorHAnsi"/>
                <w:sz w:val="20"/>
                <w:szCs w:val="20"/>
              </w:rPr>
              <w:t xml:space="preserve"> of seizures (recurrent non-febrile seizures)</w:t>
            </w:r>
          </w:p>
          <w:p w14:paraId="28ACACCC" w14:textId="77777777" w:rsidR="00936CB5" w:rsidRPr="00932424" w:rsidRDefault="00936CB5" w:rsidP="00D2250D">
            <w:pPr>
              <w:rPr>
                <w:rFonts w:cstheme="minorHAnsi"/>
                <w:sz w:val="20"/>
                <w:szCs w:val="20"/>
              </w:rPr>
            </w:pPr>
            <w:proofErr w:type="spellStart"/>
            <w:r w:rsidRPr="00932424">
              <w:rPr>
                <w:rFonts w:cstheme="minorHAnsi"/>
                <w:sz w:val="20"/>
                <w:szCs w:val="20"/>
              </w:rPr>
              <w:t>FHx</w:t>
            </w:r>
            <w:proofErr w:type="spellEnd"/>
            <w:r w:rsidRPr="00932424">
              <w:rPr>
                <w:rFonts w:cstheme="minorHAnsi"/>
                <w:sz w:val="20"/>
                <w:szCs w:val="20"/>
              </w:rPr>
              <w:t xml:space="preserve"> of neurological disorder (excludes seizures)</w:t>
            </w:r>
          </w:p>
          <w:p w14:paraId="036DCBDB" w14:textId="77777777" w:rsidR="00936CB5" w:rsidRPr="00932424" w:rsidRDefault="00936CB5" w:rsidP="00D2250D">
            <w:pPr>
              <w:rPr>
                <w:rFonts w:cstheme="minorHAnsi"/>
                <w:sz w:val="20"/>
                <w:szCs w:val="20"/>
              </w:rPr>
            </w:pPr>
            <w:r w:rsidRPr="00932424">
              <w:rPr>
                <w:rFonts w:cstheme="minorHAnsi"/>
                <w:sz w:val="20"/>
                <w:szCs w:val="20"/>
              </w:rPr>
              <w:t>Infertility Treatment</w:t>
            </w:r>
          </w:p>
          <w:p w14:paraId="26323773" w14:textId="77777777" w:rsidR="00936CB5" w:rsidRPr="00932424" w:rsidRDefault="00936CB5" w:rsidP="00D2250D">
            <w:pPr>
              <w:rPr>
                <w:rFonts w:cstheme="minorHAnsi"/>
                <w:sz w:val="20"/>
                <w:szCs w:val="20"/>
              </w:rPr>
            </w:pPr>
            <w:r w:rsidRPr="00932424">
              <w:rPr>
                <w:rFonts w:cstheme="minorHAnsi"/>
                <w:sz w:val="20"/>
                <w:szCs w:val="20"/>
              </w:rPr>
              <w:t>Maternal Hypertension</w:t>
            </w:r>
          </w:p>
          <w:p w14:paraId="6F85F4AA" w14:textId="77777777" w:rsidR="00936CB5" w:rsidRPr="00932424" w:rsidRDefault="00936CB5" w:rsidP="00D2250D">
            <w:pPr>
              <w:rPr>
                <w:rFonts w:cstheme="minorHAnsi"/>
                <w:sz w:val="20"/>
                <w:szCs w:val="20"/>
              </w:rPr>
            </w:pPr>
            <w:r w:rsidRPr="00932424">
              <w:rPr>
                <w:rFonts w:cstheme="minorHAnsi"/>
                <w:sz w:val="20"/>
                <w:szCs w:val="20"/>
              </w:rPr>
              <w:t>Maternal height (&lt;160, 160-164, &gt;164)</w:t>
            </w:r>
          </w:p>
          <w:p w14:paraId="01081F50" w14:textId="77777777" w:rsidR="00936CB5" w:rsidRPr="00932424" w:rsidRDefault="00936CB5" w:rsidP="00D2250D">
            <w:pPr>
              <w:rPr>
                <w:rFonts w:cstheme="minorHAnsi"/>
                <w:sz w:val="20"/>
                <w:szCs w:val="20"/>
              </w:rPr>
            </w:pPr>
            <w:r w:rsidRPr="00932424">
              <w:rPr>
                <w:rFonts w:cstheme="minorHAnsi"/>
                <w:sz w:val="20"/>
                <w:szCs w:val="20"/>
              </w:rPr>
              <w:t>Maternal Thyroid Disease</w:t>
            </w:r>
          </w:p>
          <w:p w14:paraId="2FA5F5CA" w14:textId="77777777" w:rsidR="00936CB5" w:rsidRPr="00932424" w:rsidRDefault="00936CB5" w:rsidP="00D2250D">
            <w:pPr>
              <w:rPr>
                <w:rFonts w:cstheme="minorHAnsi"/>
                <w:sz w:val="20"/>
                <w:szCs w:val="20"/>
              </w:rPr>
            </w:pPr>
            <w:r w:rsidRPr="00932424">
              <w:rPr>
                <w:rFonts w:cstheme="minorHAnsi"/>
                <w:sz w:val="20"/>
                <w:szCs w:val="20"/>
              </w:rPr>
              <w:t>Pre-eclampsia</w:t>
            </w:r>
          </w:p>
          <w:p w14:paraId="0CD302EE" w14:textId="77777777" w:rsidR="00936CB5" w:rsidRPr="00932424" w:rsidRDefault="00936CB5" w:rsidP="00D2250D">
            <w:pPr>
              <w:rPr>
                <w:rFonts w:cstheme="minorHAnsi"/>
                <w:sz w:val="20"/>
                <w:szCs w:val="20"/>
              </w:rPr>
            </w:pPr>
            <w:r w:rsidRPr="00932424">
              <w:rPr>
                <w:rFonts w:cstheme="minorHAnsi"/>
                <w:sz w:val="20"/>
                <w:szCs w:val="20"/>
              </w:rPr>
              <w:t>Antenatal bleeding (mod or severe)</w:t>
            </w:r>
          </w:p>
          <w:p w14:paraId="16241A73" w14:textId="77777777" w:rsidR="00936CB5" w:rsidRPr="00932424" w:rsidRDefault="00936CB5" w:rsidP="00D2250D">
            <w:pPr>
              <w:rPr>
                <w:rFonts w:cstheme="minorHAnsi"/>
                <w:sz w:val="20"/>
                <w:szCs w:val="20"/>
              </w:rPr>
            </w:pPr>
            <w:r w:rsidRPr="00932424">
              <w:rPr>
                <w:rFonts w:cstheme="minorHAnsi"/>
                <w:sz w:val="20"/>
                <w:szCs w:val="20"/>
              </w:rPr>
              <w:t>Viral Illness</w:t>
            </w:r>
          </w:p>
          <w:p w14:paraId="02176F88" w14:textId="77777777" w:rsidR="00936CB5" w:rsidRPr="00932424" w:rsidRDefault="00936CB5" w:rsidP="00D2250D">
            <w:pPr>
              <w:rPr>
                <w:rFonts w:cstheme="minorHAnsi"/>
                <w:sz w:val="20"/>
                <w:szCs w:val="20"/>
              </w:rPr>
            </w:pPr>
            <w:r w:rsidRPr="00932424">
              <w:rPr>
                <w:rFonts w:cstheme="minorHAnsi"/>
                <w:sz w:val="20"/>
                <w:szCs w:val="20"/>
              </w:rPr>
              <w:t>Alcohol (some, none, unknown)</w:t>
            </w:r>
          </w:p>
          <w:p w14:paraId="581E63A6" w14:textId="77777777" w:rsidR="00936CB5" w:rsidRPr="00932424" w:rsidRDefault="00936CB5" w:rsidP="00D2250D">
            <w:pPr>
              <w:rPr>
                <w:rFonts w:cstheme="minorHAnsi"/>
                <w:sz w:val="20"/>
                <w:szCs w:val="20"/>
              </w:rPr>
            </w:pPr>
            <w:r w:rsidRPr="00932424">
              <w:rPr>
                <w:rFonts w:cstheme="minorHAnsi"/>
                <w:sz w:val="20"/>
                <w:szCs w:val="20"/>
              </w:rPr>
              <w:t>Birthweight centile (&gt;90</w:t>
            </w:r>
            <w:r w:rsidRPr="00932424">
              <w:rPr>
                <w:rFonts w:cstheme="minorHAnsi"/>
                <w:sz w:val="20"/>
                <w:szCs w:val="20"/>
                <w:vertAlign w:val="superscript"/>
              </w:rPr>
              <w:t>th</w:t>
            </w:r>
            <w:r w:rsidRPr="00932424">
              <w:rPr>
                <w:rFonts w:cstheme="minorHAnsi"/>
                <w:sz w:val="20"/>
                <w:szCs w:val="20"/>
              </w:rPr>
              <w:t>, 10-90</w:t>
            </w:r>
            <w:r w:rsidRPr="00932424">
              <w:rPr>
                <w:rFonts w:cstheme="minorHAnsi"/>
                <w:sz w:val="20"/>
                <w:szCs w:val="20"/>
                <w:vertAlign w:val="superscript"/>
              </w:rPr>
              <w:t>th</w:t>
            </w:r>
            <w:r w:rsidRPr="00932424">
              <w:rPr>
                <w:rFonts w:cstheme="minorHAnsi"/>
                <w:sz w:val="20"/>
                <w:szCs w:val="20"/>
              </w:rPr>
              <w:t>, 3</w:t>
            </w:r>
            <w:r w:rsidRPr="00932424">
              <w:rPr>
                <w:rFonts w:cstheme="minorHAnsi"/>
                <w:sz w:val="20"/>
                <w:szCs w:val="20"/>
                <w:vertAlign w:val="superscript"/>
              </w:rPr>
              <w:t>rd</w:t>
            </w:r>
            <w:r w:rsidRPr="00932424">
              <w:rPr>
                <w:rFonts w:cstheme="minorHAnsi"/>
                <w:sz w:val="20"/>
                <w:szCs w:val="20"/>
              </w:rPr>
              <w:t>-9</w:t>
            </w:r>
            <w:r w:rsidRPr="00932424">
              <w:rPr>
                <w:rFonts w:cstheme="minorHAnsi"/>
                <w:sz w:val="20"/>
                <w:szCs w:val="20"/>
                <w:vertAlign w:val="superscript"/>
              </w:rPr>
              <w:t>th</w:t>
            </w:r>
            <w:r w:rsidRPr="00932424">
              <w:rPr>
                <w:rFonts w:cstheme="minorHAnsi"/>
                <w:sz w:val="20"/>
                <w:szCs w:val="20"/>
              </w:rPr>
              <w:t>, &lt;3</w:t>
            </w:r>
            <w:r w:rsidRPr="00932424">
              <w:rPr>
                <w:rFonts w:cstheme="minorHAnsi"/>
                <w:sz w:val="20"/>
                <w:szCs w:val="20"/>
                <w:vertAlign w:val="superscript"/>
              </w:rPr>
              <w:t>rd</w:t>
            </w:r>
            <w:r w:rsidRPr="00932424">
              <w:rPr>
                <w:rFonts w:cstheme="minorHAnsi"/>
                <w:sz w:val="20"/>
                <w:szCs w:val="20"/>
              </w:rPr>
              <w:t>)</w:t>
            </w:r>
          </w:p>
          <w:p w14:paraId="20E1B216" w14:textId="77777777" w:rsidR="00936CB5" w:rsidRPr="00932424" w:rsidRDefault="00936CB5" w:rsidP="00D2250D">
            <w:pPr>
              <w:rPr>
                <w:rFonts w:cstheme="minorHAnsi"/>
                <w:sz w:val="20"/>
                <w:szCs w:val="20"/>
              </w:rPr>
            </w:pPr>
            <w:r w:rsidRPr="00932424">
              <w:rPr>
                <w:rFonts w:cstheme="minorHAnsi"/>
                <w:sz w:val="20"/>
                <w:szCs w:val="20"/>
              </w:rPr>
              <w:t>Sex</w:t>
            </w:r>
          </w:p>
          <w:p w14:paraId="0D79AF77" w14:textId="77777777" w:rsidR="00936CB5" w:rsidRPr="00932424" w:rsidRDefault="00936CB5" w:rsidP="00D2250D">
            <w:pPr>
              <w:rPr>
                <w:rFonts w:cstheme="minorHAnsi"/>
                <w:sz w:val="20"/>
                <w:szCs w:val="20"/>
              </w:rPr>
            </w:pPr>
            <w:r w:rsidRPr="00932424">
              <w:rPr>
                <w:rFonts w:cstheme="minorHAnsi"/>
                <w:sz w:val="20"/>
                <w:szCs w:val="20"/>
              </w:rPr>
              <w:t>Abnormal placenta</w:t>
            </w:r>
          </w:p>
          <w:p w14:paraId="104D27EC" w14:textId="77777777" w:rsidR="00936CB5" w:rsidRPr="00932424" w:rsidRDefault="00936CB5" w:rsidP="00D2250D">
            <w:pPr>
              <w:rPr>
                <w:rFonts w:cstheme="minorHAnsi"/>
                <w:sz w:val="20"/>
                <w:szCs w:val="20"/>
              </w:rPr>
            </w:pPr>
            <w:r w:rsidRPr="00932424">
              <w:rPr>
                <w:rFonts w:cstheme="minorHAnsi"/>
                <w:sz w:val="20"/>
                <w:szCs w:val="20"/>
              </w:rPr>
              <w:t>Late or no antenatal care</w:t>
            </w:r>
          </w:p>
          <w:p w14:paraId="7B014B58" w14:textId="77777777" w:rsidR="00936CB5" w:rsidRPr="00932424" w:rsidRDefault="00936CB5" w:rsidP="00D2250D">
            <w:pPr>
              <w:rPr>
                <w:rFonts w:cstheme="minorHAnsi"/>
                <w:sz w:val="20"/>
                <w:szCs w:val="20"/>
              </w:rPr>
            </w:pPr>
            <w:r w:rsidRPr="00932424">
              <w:rPr>
                <w:rFonts w:cstheme="minorHAnsi"/>
                <w:sz w:val="20"/>
                <w:szCs w:val="20"/>
              </w:rPr>
              <w:t>Multiple births</w:t>
            </w:r>
          </w:p>
        </w:tc>
        <w:tc>
          <w:tcPr>
            <w:tcW w:w="3081" w:type="dxa"/>
          </w:tcPr>
          <w:p w14:paraId="7BB45B29" w14:textId="77777777" w:rsidR="00936CB5" w:rsidRPr="00932424" w:rsidRDefault="00936CB5" w:rsidP="00D2250D">
            <w:pPr>
              <w:rPr>
                <w:rFonts w:cstheme="minorHAnsi"/>
                <w:sz w:val="20"/>
                <w:szCs w:val="20"/>
              </w:rPr>
            </w:pPr>
            <w:r w:rsidRPr="00932424">
              <w:rPr>
                <w:rFonts w:cstheme="minorHAnsi"/>
                <w:sz w:val="20"/>
                <w:szCs w:val="20"/>
              </w:rPr>
              <w:t>Birth weight centile (&gt;90</w:t>
            </w:r>
            <w:r w:rsidRPr="00932424">
              <w:rPr>
                <w:rFonts w:cstheme="minorHAnsi"/>
                <w:sz w:val="20"/>
                <w:szCs w:val="20"/>
                <w:vertAlign w:val="superscript"/>
              </w:rPr>
              <w:t>th</w:t>
            </w:r>
            <w:r w:rsidRPr="00932424">
              <w:rPr>
                <w:rFonts w:cstheme="minorHAnsi"/>
                <w:sz w:val="20"/>
                <w:szCs w:val="20"/>
              </w:rPr>
              <w:t>, 10-90</w:t>
            </w:r>
            <w:r w:rsidRPr="00932424">
              <w:rPr>
                <w:rFonts w:cstheme="minorHAnsi"/>
                <w:sz w:val="20"/>
                <w:szCs w:val="20"/>
                <w:vertAlign w:val="superscript"/>
              </w:rPr>
              <w:t>th</w:t>
            </w:r>
            <w:r w:rsidRPr="00932424">
              <w:rPr>
                <w:rFonts w:cstheme="minorHAnsi"/>
                <w:sz w:val="20"/>
                <w:szCs w:val="20"/>
              </w:rPr>
              <w:t>, 3</w:t>
            </w:r>
            <w:r w:rsidRPr="00932424">
              <w:rPr>
                <w:rFonts w:cstheme="minorHAnsi"/>
                <w:sz w:val="20"/>
                <w:szCs w:val="20"/>
                <w:vertAlign w:val="superscript"/>
              </w:rPr>
              <w:t>rd</w:t>
            </w:r>
            <w:r w:rsidRPr="00932424">
              <w:rPr>
                <w:rFonts w:cstheme="minorHAnsi"/>
                <w:sz w:val="20"/>
                <w:szCs w:val="20"/>
              </w:rPr>
              <w:t>-9</w:t>
            </w:r>
            <w:r w:rsidRPr="00932424">
              <w:rPr>
                <w:rFonts w:cstheme="minorHAnsi"/>
                <w:sz w:val="20"/>
                <w:szCs w:val="20"/>
                <w:vertAlign w:val="superscript"/>
              </w:rPr>
              <w:t>th</w:t>
            </w:r>
            <w:r w:rsidRPr="00932424">
              <w:rPr>
                <w:rFonts w:cstheme="minorHAnsi"/>
                <w:sz w:val="20"/>
                <w:szCs w:val="20"/>
              </w:rPr>
              <w:t>, &lt;3</w:t>
            </w:r>
            <w:r w:rsidRPr="00932424">
              <w:rPr>
                <w:rFonts w:cstheme="minorHAnsi"/>
                <w:sz w:val="20"/>
                <w:szCs w:val="20"/>
                <w:vertAlign w:val="superscript"/>
              </w:rPr>
              <w:t>rd</w:t>
            </w:r>
            <w:r w:rsidRPr="00932424">
              <w:rPr>
                <w:rFonts w:cstheme="minorHAnsi"/>
                <w:sz w:val="20"/>
                <w:szCs w:val="20"/>
              </w:rPr>
              <w:t>)</w:t>
            </w:r>
          </w:p>
        </w:tc>
        <w:tc>
          <w:tcPr>
            <w:tcW w:w="3081" w:type="dxa"/>
          </w:tcPr>
          <w:p w14:paraId="511A3F2F" w14:textId="77777777" w:rsidR="00936CB5" w:rsidRPr="00932424" w:rsidRDefault="00936CB5" w:rsidP="00D2250D">
            <w:pPr>
              <w:rPr>
                <w:rFonts w:cstheme="minorHAnsi"/>
                <w:sz w:val="20"/>
                <w:szCs w:val="20"/>
              </w:rPr>
            </w:pPr>
            <w:r w:rsidRPr="00932424">
              <w:rPr>
                <w:rFonts w:cstheme="minorHAnsi"/>
                <w:sz w:val="20"/>
                <w:szCs w:val="20"/>
              </w:rPr>
              <w:t>Gestation (37-42)</w:t>
            </w:r>
          </w:p>
          <w:p w14:paraId="76F6E1AF" w14:textId="77777777" w:rsidR="00936CB5" w:rsidRPr="00932424" w:rsidRDefault="00936CB5" w:rsidP="00D2250D">
            <w:pPr>
              <w:rPr>
                <w:rFonts w:cstheme="minorHAnsi"/>
                <w:sz w:val="20"/>
                <w:szCs w:val="20"/>
              </w:rPr>
            </w:pPr>
            <w:r w:rsidRPr="00932424">
              <w:rPr>
                <w:rFonts w:cstheme="minorHAnsi"/>
                <w:sz w:val="20"/>
                <w:szCs w:val="20"/>
              </w:rPr>
              <w:t>OP presentation</w:t>
            </w:r>
          </w:p>
          <w:p w14:paraId="783D0130" w14:textId="77777777" w:rsidR="00936CB5" w:rsidRPr="00932424" w:rsidRDefault="00936CB5" w:rsidP="00D2250D">
            <w:pPr>
              <w:rPr>
                <w:rFonts w:cstheme="minorHAnsi"/>
                <w:sz w:val="20"/>
                <w:szCs w:val="20"/>
              </w:rPr>
            </w:pPr>
            <w:r w:rsidRPr="00932424">
              <w:rPr>
                <w:rFonts w:cstheme="minorHAnsi"/>
                <w:sz w:val="20"/>
                <w:szCs w:val="20"/>
              </w:rPr>
              <w:t>Maternal Pyrexia</w:t>
            </w:r>
          </w:p>
          <w:p w14:paraId="57639023" w14:textId="77777777" w:rsidR="00936CB5" w:rsidRPr="00932424" w:rsidRDefault="00936CB5" w:rsidP="00D2250D">
            <w:pPr>
              <w:rPr>
                <w:rFonts w:cstheme="minorHAnsi"/>
                <w:sz w:val="20"/>
                <w:szCs w:val="20"/>
              </w:rPr>
            </w:pPr>
            <w:r w:rsidRPr="00932424">
              <w:rPr>
                <w:rFonts w:cstheme="minorHAnsi"/>
                <w:sz w:val="20"/>
                <w:szCs w:val="20"/>
              </w:rPr>
              <w:t>Maternal Intrapartum Event (Haemorrhage, convulsions, uterine rupture, snapped cord, out of hospital birth)</w:t>
            </w:r>
          </w:p>
          <w:p w14:paraId="219D78BE" w14:textId="77777777" w:rsidR="00936CB5" w:rsidRPr="00932424" w:rsidRDefault="00936CB5" w:rsidP="00D2250D">
            <w:pPr>
              <w:rPr>
                <w:rFonts w:cstheme="minorHAnsi"/>
                <w:sz w:val="20"/>
                <w:szCs w:val="20"/>
              </w:rPr>
            </w:pPr>
            <w:r w:rsidRPr="00932424">
              <w:rPr>
                <w:rFonts w:cstheme="minorHAnsi"/>
                <w:sz w:val="20"/>
                <w:szCs w:val="20"/>
              </w:rPr>
              <w:t>Membrane rupture &gt;12 hours</w:t>
            </w:r>
          </w:p>
          <w:p w14:paraId="312DC553" w14:textId="77777777" w:rsidR="00936CB5" w:rsidRPr="00932424" w:rsidRDefault="00936CB5" w:rsidP="00D2250D">
            <w:pPr>
              <w:rPr>
                <w:rFonts w:cstheme="minorHAnsi"/>
                <w:sz w:val="20"/>
                <w:szCs w:val="20"/>
              </w:rPr>
            </w:pPr>
            <w:r w:rsidRPr="00932424">
              <w:rPr>
                <w:rFonts w:cstheme="minorHAnsi"/>
                <w:sz w:val="20"/>
                <w:szCs w:val="20"/>
              </w:rPr>
              <w:t>Blood Pressure abnormalities – Captured above</w:t>
            </w:r>
          </w:p>
          <w:p w14:paraId="43F7D2C0" w14:textId="77777777" w:rsidR="00936CB5" w:rsidRPr="00932424" w:rsidRDefault="00936CB5" w:rsidP="00D2250D">
            <w:pPr>
              <w:rPr>
                <w:rFonts w:cstheme="minorHAnsi"/>
                <w:sz w:val="20"/>
                <w:szCs w:val="20"/>
              </w:rPr>
            </w:pPr>
            <w:r w:rsidRPr="00932424">
              <w:rPr>
                <w:rFonts w:cstheme="minorHAnsi"/>
                <w:sz w:val="20"/>
                <w:szCs w:val="20"/>
              </w:rPr>
              <w:t>Nuchal cord</w:t>
            </w:r>
          </w:p>
          <w:p w14:paraId="155CE22D" w14:textId="77777777" w:rsidR="00936CB5" w:rsidRPr="00932424" w:rsidRDefault="00936CB5" w:rsidP="00D2250D">
            <w:pPr>
              <w:rPr>
                <w:rFonts w:cstheme="minorHAnsi"/>
                <w:sz w:val="20"/>
                <w:szCs w:val="20"/>
              </w:rPr>
            </w:pPr>
            <w:r w:rsidRPr="00932424">
              <w:rPr>
                <w:rFonts w:cstheme="minorHAnsi"/>
                <w:sz w:val="20"/>
                <w:szCs w:val="20"/>
              </w:rPr>
              <w:t xml:space="preserve">Cord </w:t>
            </w:r>
            <w:proofErr w:type="gramStart"/>
            <w:r w:rsidRPr="00932424">
              <w:rPr>
                <w:rFonts w:cstheme="minorHAnsi"/>
                <w:sz w:val="20"/>
                <w:szCs w:val="20"/>
              </w:rPr>
              <w:t>prolapse</w:t>
            </w:r>
            <w:proofErr w:type="gramEnd"/>
          </w:p>
          <w:p w14:paraId="275D8455" w14:textId="77777777" w:rsidR="00936CB5" w:rsidRPr="00932424" w:rsidRDefault="00936CB5" w:rsidP="00D2250D">
            <w:pPr>
              <w:rPr>
                <w:rFonts w:cstheme="minorHAnsi"/>
                <w:sz w:val="20"/>
                <w:szCs w:val="20"/>
              </w:rPr>
            </w:pPr>
            <w:r w:rsidRPr="00932424">
              <w:rPr>
                <w:rFonts w:cstheme="minorHAnsi"/>
                <w:sz w:val="20"/>
                <w:szCs w:val="20"/>
              </w:rPr>
              <w:t>Onset of labour (spontaneous, induced, none)</w:t>
            </w:r>
          </w:p>
          <w:p w14:paraId="49AA7C42" w14:textId="77777777" w:rsidR="00936CB5" w:rsidRPr="00932424" w:rsidRDefault="00936CB5" w:rsidP="00D2250D">
            <w:pPr>
              <w:rPr>
                <w:rFonts w:cstheme="minorHAnsi"/>
                <w:sz w:val="20"/>
                <w:szCs w:val="20"/>
              </w:rPr>
            </w:pPr>
            <w:r w:rsidRPr="00932424">
              <w:rPr>
                <w:rFonts w:cstheme="minorHAnsi"/>
                <w:sz w:val="20"/>
                <w:szCs w:val="20"/>
              </w:rPr>
              <w:t>Mode of delivery (Spontaneous, induced vaginal, elective CS, emergency CS, breech manoeuvre)</w:t>
            </w:r>
          </w:p>
          <w:p w14:paraId="2C6DBF7A" w14:textId="77777777" w:rsidR="00936CB5" w:rsidRPr="00932424" w:rsidRDefault="00936CB5" w:rsidP="00D2250D">
            <w:pPr>
              <w:rPr>
                <w:rFonts w:cstheme="minorHAnsi"/>
                <w:sz w:val="20"/>
                <w:szCs w:val="20"/>
              </w:rPr>
            </w:pPr>
            <w:r w:rsidRPr="00932424">
              <w:rPr>
                <w:rFonts w:cstheme="minorHAnsi"/>
                <w:sz w:val="20"/>
                <w:szCs w:val="20"/>
              </w:rPr>
              <w:t>Shoulder dystocia</w:t>
            </w:r>
          </w:p>
          <w:p w14:paraId="09577A73" w14:textId="77777777" w:rsidR="00936CB5" w:rsidRPr="00932424" w:rsidRDefault="00936CB5" w:rsidP="00D2250D">
            <w:pPr>
              <w:rPr>
                <w:rFonts w:cstheme="minorHAnsi"/>
                <w:sz w:val="20"/>
                <w:szCs w:val="20"/>
              </w:rPr>
            </w:pPr>
            <w:r w:rsidRPr="00932424">
              <w:rPr>
                <w:rFonts w:cstheme="minorHAnsi"/>
                <w:sz w:val="20"/>
                <w:szCs w:val="20"/>
              </w:rPr>
              <w:t>Epidural Anaesthetic</w:t>
            </w:r>
          </w:p>
          <w:p w14:paraId="7C013A0E" w14:textId="77777777" w:rsidR="00936CB5" w:rsidRPr="00932424" w:rsidRDefault="00936CB5" w:rsidP="00D2250D">
            <w:pPr>
              <w:rPr>
                <w:rFonts w:cstheme="minorHAnsi"/>
                <w:sz w:val="20"/>
                <w:szCs w:val="20"/>
              </w:rPr>
            </w:pPr>
            <w:r w:rsidRPr="00932424">
              <w:rPr>
                <w:rFonts w:cstheme="minorHAnsi"/>
                <w:sz w:val="20"/>
                <w:szCs w:val="20"/>
              </w:rPr>
              <w:t>Breech Presentation</w:t>
            </w:r>
          </w:p>
          <w:p w14:paraId="561D38B3" w14:textId="77777777" w:rsidR="00936CB5" w:rsidRPr="00932424" w:rsidRDefault="00936CB5" w:rsidP="00D2250D">
            <w:pPr>
              <w:rPr>
                <w:rFonts w:cstheme="minorHAnsi"/>
                <w:sz w:val="20"/>
                <w:szCs w:val="20"/>
              </w:rPr>
            </w:pPr>
            <w:r w:rsidRPr="00932424">
              <w:rPr>
                <w:rFonts w:cstheme="minorHAnsi"/>
                <w:sz w:val="20"/>
                <w:szCs w:val="20"/>
              </w:rPr>
              <w:t>ROM&gt;12 hours</w:t>
            </w:r>
          </w:p>
        </w:tc>
      </w:tr>
    </w:tbl>
    <w:p w14:paraId="5528F625" w14:textId="77777777" w:rsidR="00936CB5" w:rsidRPr="00932424" w:rsidRDefault="00936CB5" w:rsidP="00936CB5">
      <w:pPr>
        <w:rPr>
          <w:rFonts w:cstheme="minorHAnsi"/>
          <w:sz w:val="20"/>
          <w:szCs w:val="20"/>
        </w:rPr>
      </w:pPr>
    </w:p>
    <w:p w14:paraId="1F77CC20" w14:textId="77777777" w:rsidR="00936CB5" w:rsidRDefault="00936CB5">
      <w:pPr>
        <w:rPr>
          <w:rFonts w:cstheme="minorHAnsi"/>
          <w:b/>
          <w:sz w:val="20"/>
          <w:szCs w:val="20"/>
        </w:rPr>
      </w:pPr>
      <w:r>
        <w:rPr>
          <w:rFonts w:cstheme="minorHAnsi"/>
          <w:b/>
          <w:sz w:val="20"/>
          <w:szCs w:val="20"/>
        </w:rPr>
        <w:br w:type="page"/>
      </w:r>
    </w:p>
    <w:p w14:paraId="51DEA391" w14:textId="77777777" w:rsidR="00E8708C" w:rsidRPr="00932424" w:rsidRDefault="00E8708C" w:rsidP="00FE7E35">
      <w:pPr>
        <w:rPr>
          <w:rFonts w:cstheme="minorHAnsi"/>
          <w:b/>
          <w:sz w:val="20"/>
          <w:szCs w:val="20"/>
        </w:rPr>
      </w:pPr>
      <w:r w:rsidRPr="00932424">
        <w:rPr>
          <w:rFonts w:cstheme="minorHAnsi"/>
          <w:b/>
          <w:sz w:val="20"/>
          <w:szCs w:val="20"/>
        </w:rPr>
        <w:lastRenderedPageBreak/>
        <w:t>Table</w:t>
      </w:r>
      <w:r w:rsidR="004648A6" w:rsidRPr="00932424">
        <w:rPr>
          <w:rFonts w:cstheme="minorHAnsi"/>
          <w:b/>
          <w:sz w:val="20"/>
          <w:szCs w:val="20"/>
        </w:rPr>
        <w:t xml:space="preserve"> 1. Demographics of </w:t>
      </w:r>
      <w:r w:rsidR="00721519">
        <w:rPr>
          <w:rFonts w:cstheme="minorHAnsi"/>
          <w:b/>
          <w:sz w:val="20"/>
          <w:szCs w:val="20"/>
        </w:rPr>
        <w:t xml:space="preserve">study </w:t>
      </w:r>
      <w:r w:rsidR="004648A6" w:rsidRPr="00932424">
        <w:rPr>
          <w:rFonts w:cstheme="minorHAnsi"/>
          <w:b/>
          <w:sz w:val="20"/>
          <w:szCs w:val="20"/>
        </w:rPr>
        <w:t xml:space="preserve">population </w:t>
      </w:r>
      <w:r w:rsidR="00905C5A" w:rsidRPr="00932424">
        <w:rPr>
          <w:rFonts w:cstheme="minorHAnsi"/>
          <w:b/>
          <w:sz w:val="20"/>
          <w:szCs w:val="20"/>
        </w:rPr>
        <w:t>(split by HIE)</w:t>
      </w:r>
    </w:p>
    <w:tbl>
      <w:tblPr>
        <w:tblStyle w:val="TableGrid"/>
        <w:tblW w:w="9242" w:type="dxa"/>
        <w:tblLook w:val="04A0" w:firstRow="1" w:lastRow="0" w:firstColumn="1" w:lastColumn="0" w:noHBand="0" w:noVBand="1"/>
      </w:tblPr>
      <w:tblGrid>
        <w:gridCol w:w="2041"/>
        <w:gridCol w:w="1859"/>
        <w:gridCol w:w="1860"/>
        <w:gridCol w:w="1838"/>
        <w:gridCol w:w="1644"/>
      </w:tblGrid>
      <w:tr w:rsidR="000C7BFE" w:rsidRPr="00932424" w14:paraId="29401F3D" w14:textId="77777777" w:rsidTr="000C7BFE">
        <w:tc>
          <w:tcPr>
            <w:tcW w:w="2041" w:type="dxa"/>
          </w:tcPr>
          <w:p w14:paraId="6535D780" w14:textId="77777777" w:rsidR="000C7BFE" w:rsidRPr="00932424" w:rsidRDefault="000C7BFE" w:rsidP="00FE7E35">
            <w:pPr>
              <w:rPr>
                <w:rFonts w:cstheme="minorHAnsi"/>
                <w:b/>
                <w:sz w:val="20"/>
                <w:szCs w:val="20"/>
              </w:rPr>
            </w:pPr>
            <w:r w:rsidRPr="00932424">
              <w:rPr>
                <w:rFonts w:cstheme="minorHAnsi"/>
                <w:b/>
                <w:sz w:val="20"/>
                <w:szCs w:val="20"/>
              </w:rPr>
              <w:t>Characteristic</w:t>
            </w:r>
          </w:p>
        </w:tc>
        <w:tc>
          <w:tcPr>
            <w:tcW w:w="1859" w:type="dxa"/>
          </w:tcPr>
          <w:p w14:paraId="5D9943EE" w14:textId="77777777" w:rsidR="000C7BFE" w:rsidRPr="00932424" w:rsidRDefault="000C7BFE" w:rsidP="00FE7E35">
            <w:pPr>
              <w:rPr>
                <w:rFonts w:cstheme="minorHAnsi"/>
                <w:b/>
                <w:sz w:val="20"/>
                <w:szCs w:val="20"/>
              </w:rPr>
            </w:pPr>
            <w:r w:rsidRPr="00932424">
              <w:rPr>
                <w:rFonts w:cstheme="minorHAnsi"/>
                <w:b/>
                <w:sz w:val="20"/>
                <w:szCs w:val="20"/>
              </w:rPr>
              <w:t>Characteristic</w:t>
            </w:r>
          </w:p>
        </w:tc>
        <w:tc>
          <w:tcPr>
            <w:tcW w:w="1860" w:type="dxa"/>
          </w:tcPr>
          <w:p w14:paraId="5BCFFA05" w14:textId="77777777" w:rsidR="000C7BFE" w:rsidRPr="00932424" w:rsidRDefault="000C7BFE" w:rsidP="00FE7E35">
            <w:pPr>
              <w:rPr>
                <w:rFonts w:cstheme="minorHAnsi"/>
                <w:b/>
                <w:sz w:val="20"/>
                <w:szCs w:val="20"/>
              </w:rPr>
            </w:pPr>
            <w:r w:rsidRPr="00932424">
              <w:rPr>
                <w:rFonts w:cstheme="minorHAnsi"/>
                <w:b/>
                <w:sz w:val="20"/>
                <w:szCs w:val="20"/>
              </w:rPr>
              <w:t>Non-HIE infants</w:t>
            </w:r>
          </w:p>
        </w:tc>
        <w:tc>
          <w:tcPr>
            <w:tcW w:w="1838" w:type="dxa"/>
          </w:tcPr>
          <w:p w14:paraId="54B7759F" w14:textId="77777777" w:rsidR="000C7BFE" w:rsidRPr="00932424" w:rsidRDefault="000C7BFE" w:rsidP="00FE7E35">
            <w:pPr>
              <w:rPr>
                <w:rFonts w:cstheme="minorHAnsi"/>
                <w:b/>
                <w:sz w:val="20"/>
                <w:szCs w:val="20"/>
              </w:rPr>
            </w:pPr>
            <w:r w:rsidRPr="00932424">
              <w:rPr>
                <w:rFonts w:cstheme="minorHAnsi"/>
                <w:b/>
                <w:sz w:val="20"/>
                <w:szCs w:val="20"/>
              </w:rPr>
              <w:t>HIE infants</w:t>
            </w:r>
          </w:p>
        </w:tc>
        <w:tc>
          <w:tcPr>
            <w:tcW w:w="1644" w:type="dxa"/>
          </w:tcPr>
          <w:p w14:paraId="1D282C81" w14:textId="77777777" w:rsidR="000C7BFE" w:rsidRPr="00932424" w:rsidRDefault="000C7BFE" w:rsidP="00FE7E35">
            <w:pPr>
              <w:rPr>
                <w:rFonts w:cstheme="minorHAnsi"/>
                <w:b/>
                <w:sz w:val="20"/>
                <w:szCs w:val="20"/>
              </w:rPr>
            </w:pPr>
            <w:r w:rsidRPr="00932424">
              <w:rPr>
                <w:rFonts w:cstheme="minorHAnsi"/>
                <w:b/>
                <w:sz w:val="20"/>
                <w:szCs w:val="20"/>
              </w:rPr>
              <w:t>P</w:t>
            </w:r>
          </w:p>
        </w:tc>
      </w:tr>
      <w:tr w:rsidR="009D5620" w:rsidRPr="00932424" w14:paraId="10F3AEEF" w14:textId="77777777" w:rsidTr="00932424">
        <w:tc>
          <w:tcPr>
            <w:tcW w:w="9242" w:type="dxa"/>
            <w:gridSpan w:val="5"/>
          </w:tcPr>
          <w:p w14:paraId="1BFB40DA" w14:textId="77777777" w:rsidR="009D5620" w:rsidRPr="00932424" w:rsidRDefault="009D5620" w:rsidP="00FE7E35">
            <w:pPr>
              <w:rPr>
                <w:rFonts w:cstheme="minorHAnsi"/>
                <w:sz w:val="20"/>
                <w:szCs w:val="20"/>
              </w:rPr>
            </w:pPr>
            <w:r w:rsidRPr="00932424">
              <w:rPr>
                <w:rFonts w:cstheme="minorHAnsi"/>
                <w:b/>
                <w:sz w:val="20"/>
                <w:szCs w:val="20"/>
              </w:rPr>
              <w:t>Ante-natal Measures</w:t>
            </w:r>
          </w:p>
        </w:tc>
      </w:tr>
      <w:tr w:rsidR="000C7BFE" w:rsidRPr="00932424" w14:paraId="1F14C8F8" w14:textId="77777777" w:rsidTr="000C7BFE">
        <w:tc>
          <w:tcPr>
            <w:tcW w:w="2041" w:type="dxa"/>
          </w:tcPr>
          <w:p w14:paraId="6F8AC217" w14:textId="77777777" w:rsidR="000C7BFE" w:rsidRPr="00932424" w:rsidRDefault="000C7BFE" w:rsidP="00FE7E35">
            <w:pPr>
              <w:rPr>
                <w:rFonts w:cstheme="minorHAnsi"/>
                <w:sz w:val="20"/>
                <w:szCs w:val="20"/>
              </w:rPr>
            </w:pPr>
            <w:r w:rsidRPr="00932424">
              <w:rPr>
                <w:rFonts w:cstheme="minorHAnsi"/>
                <w:sz w:val="20"/>
                <w:szCs w:val="20"/>
              </w:rPr>
              <w:t>Late Booking***</w:t>
            </w:r>
          </w:p>
        </w:tc>
        <w:tc>
          <w:tcPr>
            <w:tcW w:w="1859" w:type="dxa"/>
          </w:tcPr>
          <w:p w14:paraId="3944E032" w14:textId="77777777" w:rsidR="000C7BFE" w:rsidRPr="00932424" w:rsidRDefault="000C7BFE" w:rsidP="00FE7E35">
            <w:pPr>
              <w:rPr>
                <w:rFonts w:cstheme="minorHAnsi"/>
                <w:sz w:val="20"/>
                <w:szCs w:val="20"/>
              </w:rPr>
            </w:pPr>
          </w:p>
        </w:tc>
        <w:tc>
          <w:tcPr>
            <w:tcW w:w="1860" w:type="dxa"/>
          </w:tcPr>
          <w:p w14:paraId="2259B11D" w14:textId="77777777" w:rsidR="000C7BFE" w:rsidRPr="00932424" w:rsidRDefault="00A70CB8" w:rsidP="00FE7E35">
            <w:pPr>
              <w:rPr>
                <w:rFonts w:cstheme="minorHAnsi"/>
                <w:sz w:val="20"/>
                <w:szCs w:val="20"/>
              </w:rPr>
            </w:pPr>
            <w:r w:rsidRPr="00932424">
              <w:rPr>
                <w:rFonts w:cstheme="minorHAnsi"/>
                <w:sz w:val="20"/>
                <w:szCs w:val="20"/>
              </w:rPr>
              <w:t>11,405 (29.1%)</w:t>
            </w:r>
          </w:p>
        </w:tc>
        <w:tc>
          <w:tcPr>
            <w:tcW w:w="1838" w:type="dxa"/>
          </w:tcPr>
          <w:p w14:paraId="65EC5BEE" w14:textId="77777777" w:rsidR="000C7BFE" w:rsidRPr="00932424" w:rsidRDefault="00A70CB8" w:rsidP="00FE7E35">
            <w:pPr>
              <w:rPr>
                <w:rFonts w:cstheme="minorHAnsi"/>
                <w:sz w:val="20"/>
                <w:szCs w:val="20"/>
              </w:rPr>
            </w:pPr>
            <w:r w:rsidRPr="00932424">
              <w:rPr>
                <w:rFonts w:cstheme="minorHAnsi"/>
                <w:sz w:val="20"/>
                <w:szCs w:val="20"/>
              </w:rPr>
              <w:t>60 (28.7%)</w:t>
            </w:r>
          </w:p>
        </w:tc>
        <w:tc>
          <w:tcPr>
            <w:tcW w:w="1644" w:type="dxa"/>
          </w:tcPr>
          <w:p w14:paraId="378FB4B8" w14:textId="77777777" w:rsidR="000C7BFE" w:rsidRPr="00932424" w:rsidRDefault="00A70CB8" w:rsidP="00FE7E35">
            <w:pPr>
              <w:rPr>
                <w:rFonts w:cstheme="minorHAnsi"/>
                <w:sz w:val="20"/>
                <w:szCs w:val="20"/>
              </w:rPr>
            </w:pPr>
            <w:r w:rsidRPr="00932424">
              <w:rPr>
                <w:rFonts w:cstheme="minorHAnsi"/>
                <w:sz w:val="20"/>
                <w:szCs w:val="20"/>
              </w:rPr>
              <w:t>0.905</w:t>
            </w:r>
          </w:p>
        </w:tc>
      </w:tr>
      <w:tr w:rsidR="000C7BFE" w:rsidRPr="00932424" w14:paraId="7E93E9D4" w14:textId="77777777" w:rsidTr="000C7BFE">
        <w:tc>
          <w:tcPr>
            <w:tcW w:w="2041" w:type="dxa"/>
          </w:tcPr>
          <w:p w14:paraId="7B6E8890" w14:textId="77777777" w:rsidR="000C7BFE" w:rsidRPr="00932424" w:rsidRDefault="000C7BFE" w:rsidP="00FE7E35">
            <w:pPr>
              <w:rPr>
                <w:rFonts w:cstheme="minorHAnsi"/>
                <w:sz w:val="20"/>
                <w:szCs w:val="20"/>
              </w:rPr>
            </w:pPr>
            <w:r w:rsidRPr="00932424">
              <w:rPr>
                <w:rFonts w:cstheme="minorHAnsi"/>
                <w:sz w:val="20"/>
                <w:szCs w:val="20"/>
              </w:rPr>
              <w:t>Thyroid Disease</w:t>
            </w:r>
          </w:p>
        </w:tc>
        <w:tc>
          <w:tcPr>
            <w:tcW w:w="1859" w:type="dxa"/>
          </w:tcPr>
          <w:p w14:paraId="5A79FE89" w14:textId="77777777" w:rsidR="000C7BFE" w:rsidRPr="00932424" w:rsidRDefault="000C7BFE" w:rsidP="00FE7E35">
            <w:pPr>
              <w:rPr>
                <w:rFonts w:cstheme="minorHAnsi"/>
                <w:sz w:val="20"/>
                <w:szCs w:val="20"/>
              </w:rPr>
            </w:pPr>
          </w:p>
        </w:tc>
        <w:tc>
          <w:tcPr>
            <w:tcW w:w="1860" w:type="dxa"/>
          </w:tcPr>
          <w:p w14:paraId="1526C249" w14:textId="77777777" w:rsidR="000C7BFE" w:rsidRPr="00932424" w:rsidRDefault="00A70CB8" w:rsidP="00FE7E35">
            <w:pPr>
              <w:rPr>
                <w:rFonts w:cstheme="minorHAnsi"/>
                <w:sz w:val="20"/>
                <w:szCs w:val="20"/>
              </w:rPr>
            </w:pPr>
            <w:r w:rsidRPr="00932424">
              <w:rPr>
                <w:rFonts w:cstheme="minorHAnsi"/>
                <w:sz w:val="20"/>
                <w:szCs w:val="20"/>
              </w:rPr>
              <w:t>1,028 (2.6%)</w:t>
            </w:r>
          </w:p>
        </w:tc>
        <w:tc>
          <w:tcPr>
            <w:tcW w:w="1838" w:type="dxa"/>
          </w:tcPr>
          <w:p w14:paraId="0AF82F4F" w14:textId="77777777" w:rsidR="000C7BFE" w:rsidRPr="00932424" w:rsidRDefault="00A70CB8" w:rsidP="00FE7E35">
            <w:pPr>
              <w:rPr>
                <w:rFonts w:cstheme="minorHAnsi"/>
                <w:sz w:val="20"/>
                <w:szCs w:val="20"/>
              </w:rPr>
            </w:pPr>
            <w:r w:rsidRPr="00932424">
              <w:rPr>
                <w:rFonts w:cstheme="minorHAnsi"/>
                <w:sz w:val="20"/>
                <w:szCs w:val="20"/>
              </w:rPr>
              <w:t>5 (2.4%)</w:t>
            </w:r>
          </w:p>
        </w:tc>
        <w:tc>
          <w:tcPr>
            <w:tcW w:w="1644" w:type="dxa"/>
          </w:tcPr>
          <w:p w14:paraId="6E3B936F" w14:textId="77777777" w:rsidR="000C7BFE" w:rsidRPr="00932424" w:rsidRDefault="00A70CB8" w:rsidP="00FE7E35">
            <w:pPr>
              <w:rPr>
                <w:rFonts w:cstheme="minorHAnsi"/>
                <w:sz w:val="20"/>
                <w:szCs w:val="20"/>
              </w:rPr>
            </w:pPr>
            <w:r w:rsidRPr="00932424">
              <w:rPr>
                <w:rFonts w:cstheme="minorHAnsi"/>
                <w:sz w:val="20"/>
                <w:szCs w:val="20"/>
              </w:rPr>
              <w:t>0.837</w:t>
            </w:r>
          </w:p>
        </w:tc>
      </w:tr>
      <w:tr w:rsidR="000C7BFE" w:rsidRPr="00932424" w14:paraId="7E7FFC76" w14:textId="77777777" w:rsidTr="000C7BFE">
        <w:tc>
          <w:tcPr>
            <w:tcW w:w="2041" w:type="dxa"/>
          </w:tcPr>
          <w:p w14:paraId="0B7E686C" w14:textId="77777777" w:rsidR="000C7BFE" w:rsidRPr="00932424" w:rsidRDefault="000C7BFE" w:rsidP="00FE7E35">
            <w:pPr>
              <w:rPr>
                <w:rFonts w:cstheme="minorHAnsi"/>
                <w:sz w:val="20"/>
                <w:szCs w:val="20"/>
              </w:rPr>
            </w:pPr>
            <w:r w:rsidRPr="00932424">
              <w:rPr>
                <w:rFonts w:cstheme="minorHAnsi"/>
                <w:sz w:val="20"/>
                <w:szCs w:val="20"/>
              </w:rPr>
              <w:t>Maternal Age</w:t>
            </w:r>
          </w:p>
        </w:tc>
        <w:tc>
          <w:tcPr>
            <w:tcW w:w="1859" w:type="dxa"/>
          </w:tcPr>
          <w:p w14:paraId="0B78BB33" w14:textId="77777777" w:rsidR="000C7BFE" w:rsidRPr="00932424" w:rsidRDefault="000C7BFE" w:rsidP="00FE7E35">
            <w:pPr>
              <w:rPr>
                <w:rFonts w:cstheme="minorHAnsi"/>
                <w:sz w:val="20"/>
                <w:szCs w:val="20"/>
              </w:rPr>
            </w:pPr>
            <w:r w:rsidRPr="00932424">
              <w:rPr>
                <w:rFonts w:cstheme="minorHAnsi"/>
                <w:sz w:val="20"/>
                <w:szCs w:val="20"/>
              </w:rPr>
              <w:t xml:space="preserve">   &lt; 20 years</w:t>
            </w:r>
          </w:p>
        </w:tc>
        <w:tc>
          <w:tcPr>
            <w:tcW w:w="1860" w:type="dxa"/>
          </w:tcPr>
          <w:p w14:paraId="31B23D57" w14:textId="77777777" w:rsidR="000C7BFE" w:rsidRPr="00932424" w:rsidRDefault="00A70CB8" w:rsidP="00FE7E35">
            <w:pPr>
              <w:rPr>
                <w:rFonts w:cstheme="minorHAnsi"/>
                <w:sz w:val="20"/>
                <w:szCs w:val="20"/>
              </w:rPr>
            </w:pPr>
            <w:r w:rsidRPr="00932424">
              <w:rPr>
                <w:rFonts w:cstheme="minorHAnsi"/>
                <w:sz w:val="20"/>
                <w:szCs w:val="20"/>
              </w:rPr>
              <w:t>11,057 (28.2%)</w:t>
            </w:r>
          </w:p>
        </w:tc>
        <w:tc>
          <w:tcPr>
            <w:tcW w:w="1838" w:type="dxa"/>
          </w:tcPr>
          <w:p w14:paraId="1DE7F3B8" w14:textId="77777777" w:rsidR="000C7BFE" w:rsidRPr="00932424" w:rsidRDefault="00A70CB8" w:rsidP="00FE7E35">
            <w:pPr>
              <w:rPr>
                <w:rFonts w:cstheme="minorHAnsi"/>
                <w:sz w:val="20"/>
                <w:szCs w:val="20"/>
              </w:rPr>
            </w:pPr>
            <w:r w:rsidRPr="00932424">
              <w:rPr>
                <w:rFonts w:cstheme="minorHAnsi"/>
                <w:sz w:val="20"/>
                <w:szCs w:val="20"/>
              </w:rPr>
              <w:t>57 (27.3%)</w:t>
            </w:r>
          </w:p>
        </w:tc>
        <w:tc>
          <w:tcPr>
            <w:tcW w:w="1644" w:type="dxa"/>
          </w:tcPr>
          <w:p w14:paraId="667DADC3" w14:textId="77777777" w:rsidR="000C7BFE" w:rsidRPr="00932424" w:rsidRDefault="00A70CB8" w:rsidP="00FE7E35">
            <w:pPr>
              <w:rPr>
                <w:rFonts w:cstheme="minorHAnsi"/>
                <w:sz w:val="20"/>
                <w:szCs w:val="20"/>
              </w:rPr>
            </w:pPr>
            <w:r w:rsidRPr="00932424">
              <w:rPr>
                <w:rFonts w:cstheme="minorHAnsi"/>
                <w:sz w:val="20"/>
                <w:szCs w:val="20"/>
              </w:rPr>
              <w:t>&lt;0.001</w:t>
            </w:r>
          </w:p>
        </w:tc>
      </w:tr>
      <w:tr w:rsidR="000C7BFE" w:rsidRPr="00932424" w14:paraId="4E9E3D93" w14:textId="77777777" w:rsidTr="000C7BFE">
        <w:tc>
          <w:tcPr>
            <w:tcW w:w="2041" w:type="dxa"/>
          </w:tcPr>
          <w:p w14:paraId="0F0526EB" w14:textId="77777777" w:rsidR="000C7BFE" w:rsidRPr="00932424" w:rsidRDefault="000C7BFE" w:rsidP="00FE7E35">
            <w:pPr>
              <w:rPr>
                <w:rFonts w:cstheme="minorHAnsi"/>
                <w:sz w:val="20"/>
                <w:szCs w:val="20"/>
              </w:rPr>
            </w:pPr>
          </w:p>
        </w:tc>
        <w:tc>
          <w:tcPr>
            <w:tcW w:w="1859" w:type="dxa"/>
          </w:tcPr>
          <w:p w14:paraId="53B2B626" w14:textId="77777777" w:rsidR="000C7BFE" w:rsidRPr="00932424" w:rsidRDefault="000C7BFE" w:rsidP="00FE7E35">
            <w:pPr>
              <w:rPr>
                <w:rFonts w:cstheme="minorHAnsi"/>
                <w:sz w:val="20"/>
                <w:szCs w:val="20"/>
              </w:rPr>
            </w:pPr>
            <w:r w:rsidRPr="00932424">
              <w:rPr>
                <w:rFonts w:cstheme="minorHAnsi"/>
                <w:sz w:val="20"/>
                <w:szCs w:val="20"/>
              </w:rPr>
              <w:t xml:space="preserve">   20-24</w:t>
            </w:r>
          </w:p>
        </w:tc>
        <w:tc>
          <w:tcPr>
            <w:tcW w:w="1860" w:type="dxa"/>
          </w:tcPr>
          <w:p w14:paraId="0A02B32A" w14:textId="77777777" w:rsidR="000C7BFE" w:rsidRPr="00932424" w:rsidRDefault="00A70CB8" w:rsidP="00FE7E35">
            <w:pPr>
              <w:rPr>
                <w:rFonts w:cstheme="minorHAnsi"/>
                <w:sz w:val="20"/>
                <w:szCs w:val="20"/>
              </w:rPr>
            </w:pPr>
            <w:r w:rsidRPr="00932424">
              <w:rPr>
                <w:rFonts w:cstheme="minorHAnsi"/>
                <w:sz w:val="20"/>
                <w:szCs w:val="20"/>
              </w:rPr>
              <w:t>11,690 (29.8%)</w:t>
            </w:r>
          </w:p>
        </w:tc>
        <w:tc>
          <w:tcPr>
            <w:tcW w:w="1838" w:type="dxa"/>
          </w:tcPr>
          <w:p w14:paraId="24A00031" w14:textId="77777777" w:rsidR="000C7BFE" w:rsidRPr="00932424" w:rsidRDefault="00A70CB8" w:rsidP="00FE7E35">
            <w:pPr>
              <w:rPr>
                <w:rFonts w:cstheme="minorHAnsi"/>
                <w:sz w:val="20"/>
                <w:szCs w:val="20"/>
              </w:rPr>
            </w:pPr>
            <w:r w:rsidRPr="00932424">
              <w:rPr>
                <w:rFonts w:cstheme="minorHAnsi"/>
                <w:sz w:val="20"/>
                <w:szCs w:val="20"/>
              </w:rPr>
              <w:t>49 (23.4%)</w:t>
            </w:r>
          </w:p>
        </w:tc>
        <w:tc>
          <w:tcPr>
            <w:tcW w:w="1644" w:type="dxa"/>
          </w:tcPr>
          <w:p w14:paraId="2934188A" w14:textId="77777777" w:rsidR="000C7BFE" w:rsidRPr="00932424" w:rsidRDefault="000C7BFE" w:rsidP="00FE7E35">
            <w:pPr>
              <w:rPr>
                <w:rFonts w:cstheme="minorHAnsi"/>
                <w:sz w:val="20"/>
                <w:szCs w:val="20"/>
              </w:rPr>
            </w:pPr>
          </w:p>
        </w:tc>
      </w:tr>
      <w:tr w:rsidR="000C7BFE" w:rsidRPr="00932424" w14:paraId="33097291" w14:textId="77777777" w:rsidTr="000C7BFE">
        <w:tc>
          <w:tcPr>
            <w:tcW w:w="2041" w:type="dxa"/>
          </w:tcPr>
          <w:p w14:paraId="27AD0945" w14:textId="77777777" w:rsidR="000C7BFE" w:rsidRPr="00932424" w:rsidRDefault="000C7BFE" w:rsidP="00FE7E35">
            <w:pPr>
              <w:rPr>
                <w:rFonts w:cstheme="minorHAnsi"/>
                <w:sz w:val="20"/>
                <w:szCs w:val="20"/>
              </w:rPr>
            </w:pPr>
          </w:p>
        </w:tc>
        <w:tc>
          <w:tcPr>
            <w:tcW w:w="1859" w:type="dxa"/>
          </w:tcPr>
          <w:p w14:paraId="34495FE1" w14:textId="77777777" w:rsidR="000C7BFE" w:rsidRPr="00932424" w:rsidRDefault="000C7BFE" w:rsidP="00FE7E35">
            <w:pPr>
              <w:rPr>
                <w:rFonts w:cstheme="minorHAnsi"/>
                <w:sz w:val="20"/>
                <w:szCs w:val="20"/>
              </w:rPr>
            </w:pPr>
            <w:r w:rsidRPr="00932424">
              <w:rPr>
                <w:rFonts w:cstheme="minorHAnsi"/>
                <w:sz w:val="20"/>
                <w:szCs w:val="20"/>
              </w:rPr>
              <w:t xml:space="preserve">   25-29</w:t>
            </w:r>
          </w:p>
        </w:tc>
        <w:tc>
          <w:tcPr>
            <w:tcW w:w="1860" w:type="dxa"/>
          </w:tcPr>
          <w:p w14:paraId="7DEFFCF9" w14:textId="77777777" w:rsidR="000C7BFE" w:rsidRPr="00932424" w:rsidRDefault="00A70CB8" w:rsidP="00FE7E35">
            <w:pPr>
              <w:rPr>
                <w:rFonts w:cstheme="minorHAnsi"/>
                <w:sz w:val="20"/>
                <w:szCs w:val="20"/>
              </w:rPr>
            </w:pPr>
            <w:r w:rsidRPr="00932424">
              <w:rPr>
                <w:rFonts w:cstheme="minorHAnsi"/>
                <w:sz w:val="20"/>
                <w:szCs w:val="20"/>
              </w:rPr>
              <w:t>8809 (22.5%)</w:t>
            </w:r>
          </w:p>
        </w:tc>
        <w:tc>
          <w:tcPr>
            <w:tcW w:w="1838" w:type="dxa"/>
          </w:tcPr>
          <w:p w14:paraId="7AC8CC2C" w14:textId="77777777" w:rsidR="000C7BFE" w:rsidRPr="00932424" w:rsidRDefault="00A70CB8" w:rsidP="00FE7E35">
            <w:pPr>
              <w:rPr>
                <w:rFonts w:cstheme="minorHAnsi"/>
                <w:sz w:val="20"/>
                <w:szCs w:val="20"/>
              </w:rPr>
            </w:pPr>
            <w:r w:rsidRPr="00932424">
              <w:rPr>
                <w:rFonts w:cstheme="minorHAnsi"/>
                <w:sz w:val="20"/>
                <w:szCs w:val="20"/>
              </w:rPr>
              <w:t>36 (17.2%)</w:t>
            </w:r>
          </w:p>
        </w:tc>
        <w:tc>
          <w:tcPr>
            <w:tcW w:w="1644" w:type="dxa"/>
          </w:tcPr>
          <w:p w14:paraId="044DAD99" w14:textId="77777777" w:rsidR="000C7BFE" w:rsidRPr="00932424" w:rsidRDefault="000C7BFE" w:rsidP="00FE7E35">
            <w:pPr>
              <w:rPr>
                <w:rFonts w:cstheme="minorHAnsi"/>
                <w:sz w:val="20"/>
                <w:szCs w:val="20"/>
              </w:rPr>
            </w:pPr>
          </w:p>
        </w:tc>
      </w:tr>
      <w:tr w:rsidR="000C7BFE" w:rsidRPr="00932424" w14:paraId="249C1444" w14:textId="77777777" w:rsidTr="000C7BFE">
        <w:tc>
          <w:tcPr>
            <w:tcW w:w="2041" w:type="dxa"/>
          </w:tcPr>
          <w:p w14:paraId="0C7CF00F" w14:textId="77777777" w:rsidR="000C7BFE" w:rsidRPr="00932424" w:rsidRDefault="000C7BFE" w:rsidP="00FE7E35">
            <w:pPr>
              <w:rPr>
                <w:rFonts w:cstheme="minorHAnsi"/>
                <w:sz w:val="20"/>
                <w:szCs w:val="20"/>
              </w:rPr>
            </w:pPr>
          </w:p>
        </w:tc>
        <w:tc>
          <w:tcPr>
            <w:tcW w:w="1859" w:type="dxa"/>
          </w:tcPr>
          <w:p w14:paraId="30121896" w14:textId="77777777" w:rsidR="000C7BFE" w:rsidRPr="00932424" w:rsidRDefault="000C7BFE" w:rsidP="00FE7E35">
            <w:pPr>
              <w:rPr>
                <w:rFonts w:cstheme="minorHAnsi"/>
                <w:sz w:val="20"/>
                <w:szCs w:val="20"/>
              </w:rPr>
            </w:pPr>
            <w:r w:rsidRPr="00932424">
              <w:rPr>
                <w:rFonts w:cstheme="minorHAnsi"/>
                <w:sz w:val="20"/>
                <w:szCs w:val="20"/>
              </w:rPr>
              <w:t xml:space="preserve">   30-34</w:t>
            </w:r>
          </w:p>
        </w:tc>
        <w:tc>
          <w:tcPr>
            <w:tcW w:w="1860" w:type="dxa"/>
          </w:tcPr>
          <w:p w14:paraId="4146019E" w14:textId="77777777" w:rsidR="000C7BFE" w:rsidRPr="00932424" w:rsidRDefault="00A70CB8" w:rsidP="00FE7E35">
            <w:pPr>
              <w:rPr>
                <w:rFonts w:cstheme="minorHAnsi"/>
                <w:sz w:val="20"/>
                <w:szCs w:val="20"/>
              </w:rPr>
            </w:pPr>
            <w:r w:rsidRPr="00932424">
              <w:rPr>
                <w:rFonts w:cstheme="minorHAnsi"/>
                <w:sz w:val="20"/>
                <w:szCs w:val="20"/>
              </w:rPr>
              <w:t>4,644 (11.8%)</w:t>
            </w:r>
          </w:p>
        </w:tc>
        <w:tc>
          <w:tcPr>
            <w:tcW w:w="1838" w:type="dxa"/>
          </w:tcPr>
          <w:p w14:paraId="35B8DD0C" w14:textId="77777777" w:rsidR="000C7BFE" w:rsidRPr="00932424" w:rsidRDefault="00A70CB8" w:rsidP="00FE7E35">
            <w:pPr>
              <w:rPr>
                <w:rFonts w:cstheme="minorHAnsi"/>
                <w:sz w:val="20"/>
                <w:szCs w:val="20"/>
              </w:rPr>
            </w:pPr>
            <w:r w:rsidRPr="00932424">
              <w:rPr>
                <w:rFonts w:cstheme="minorHAnsi"/>
                <w:sz w:val="20"/>
                <w:szCs w:val="20"/>
              </w:rPr>
              <w:t>39 (18.7%)</w:t>
            </w:r>
          </w:p>
        </w:tc>
        <w:tc>
          <w:tcPr>
            <w:tcW w:w="1644" w:type="dxa"/>
          </w:tcPr>
          <w:p w14:paraId="1004D640" w14:textId="77777777" w:rsidR="000C7BFE" w:rsidRPr="00932424" w:rsidRDefault="000C7BFE" w:rsidP="00FE7E35">
            <w:pPr>
              <w:rPr>
                <w:rFonts w:cstheme="minorHAnsi"/>
                <w:sz w:val="20"/>
                <w:szCs w:val="20"/>
              </w:rPr>
            </w:pPr>
          </w:p>
        </w:tc>
      </w:tr>
      <w:tr w:rsidR="000C7BFE" w:rsidRPr="00932424" w14:paraId="51449A32" w14:textId="77777777" w:rsidTr="000C7BFE">
        <w:tc>
          <w:tcPr>
            <w:tcW w:w="2041" w:type="dxa"/>
          </w:tcPr>
          <w:p w14:paraId="12C24554" w14:textId="77777777" w:rsidR="000C7BFE" w:rsidRPr="00932424" w:rsidRDefault="000C7BFE" w:rsidP="00FE7E35">
            <w:pPr>
              <w:rPr>
                <w:rFonts w:cstheme="minorHAnsi"/>
                <w:sz w:val="20"/>
                <w:szCs w:val="20"/>
              </w:rPr>
            </w:pPr>
          </w:p>
        </w:tc>
        <w:tc>
          <w:tcPr>
            <w:tcW w:w="1859" w:type="dxa"/>
          </w:tcPr>
          <w:p w14:paraId="41EA6C13" w14:textId="77777777" w:rsidR="000C7BFE" w:rsidRPr="00932424" w:rsidRDefault="000C7BFE" w:rsidP="00FE7E35">
            <w:pPr>
              <w:rPr>
                <w:rFonts w:cstheme="minorHAnsi"/>
                <w:sz w:val="20"/>
                <w:szCs w:val="20"/>
              </w:rPr>
            </w:pPr>
            <w:r w:rsidRPr="00932424">
              <w:rPr>
                <w:rFonts w:cstheme="minorHAnsi"/>
                <w:sz w:val="20"/>
                <w:szCs w:val="20"/>
              </w:rPr>
              <w:t xml:space="preserve">   35 or more</w:t>
            </w:r>
          </w:p>
        </w:tc>
        <w:tc>
          <w:tcPr>
            <w:tcW w:w="1860" w:type="dxa"/>
          </w:tcPr>
          <w:p w14:paraId="5940F675" w14:textId="77777777" w:rsidR="000C7BFE" w:rsidRPr="00932424" w:rsidRDefault="00A70CB8" w:rsidP="00FE7E35">
            <w:pPr>
              <w:rPr>
                <w:rFonts w:cstheme="minorHAnsi"/>
                <w:sz w:val="20"/>
                <w:szCs w:val="20"/>
              </w:rPr>
            </w:pPr>
            <w:r w:rsidRPr="00932424">
              <w:rPr>
                <w:rFonts w:cstheme="minorHAnsi"/>
                <w:sz w:val="20"/>
                <w:szCs w:val="20"/>
              </w:rPr>
              <w:t>3,022 (7.7%)</w:t>
            </w:r>
          </w:p>
        </w:tc>
        <w:tc>
          <w:tcPr>
            <w:tcW w:w="1838" w:type="dxa"/>
          </w:tcPr>
          <w:p w14:paraId="2C3BD360" w14:textId="77777777" w:rsidR="000C7BFE" w:rsidRPr="00932424" w:rsidRDefault="00A70CB8" w:rsidP="00FE7E35">
            <w:pPr>
              <w:rPr>
                <w:rFonts w:cstheme="minorHAnsi"/>
                <w:sz w:val="20"/>
                <w:szCs w:val="20"/>
              </w:rPr>
            </w:pPr>
            <w:r w:rsidRPr="00932424">
              <w:rPr>
                <w:rFonts w:cstheme="minorHAnsi"/>
                <w:sz w:val="20"/>
                <w:szCs w:val="20"/>
              </w:rPr>
              <w:t>28 (13.4%)</w:t>
            </w:r>
          </w:p>
        </w:tc>
        <w:tc>
          <w:tcPr>
            <w:tcW w:w="1644" w:type="dxa"/>
          </w:tcPr>
          <w:p w14:paraId="0E28E0CC" w14:textId="77777777" w:rsidR="000C7BFE" w:rsidRPr="00932424" w:rsidRDefault="000C7BFE" w:rsidP="00FE7E35">
            <w:pPr>
              <w:rPr>
                <w:rFonts w:cstheme="minorHAnsi"/>
                <w:sz w:val="20"/>
                <w:szCs w:val="20"/>
              </w:rPr>
            </w:pPr>
          </w:p>
        </w:tc>
      </w:tr>
      <w:tr w:rsidR="000C7BFE" w:rsidRPr="00932424" w14:paraId="5CACFC6A" w14:textId="77777777" w:rsidTr="000C7BFE">
        <w:tc>
          <w:tcPr>
            <w:tcW w:w="2041" w:type="dxa"/>
          </w:tcPr>
          <w:p w14:paraId="4FDC50D2" w14:textId="77777777" w:rsidR="000C7BFE" w:rsidRPr="00932424" w:rsidRDefault="000C7BFE" w:rsidP="00FE7E35">
            <w:pPr>
              <w:rPr>
                <w:rFonts w:cstheme="minorHAnsi"/>
                <w:sz w:val="20"/>
                <w:szCs w:val="20"/>
              </w:rPr>
            </w:pPr>
            <w:r w:rsidRPr="00932424">
              <w:rPr>
                <w:rFonts w:cstheme="minorHAnsi"/>
                <w:sz w:val="20"/>
                <w:szCs w:val="20"/>
              </w:rPr>
              <w:t>Parity</w:t>
            </w:r>
          </w:p>
        </w:tc>
        <w:tc>
          <w:tcPr>
            <w:tcW w:w="1859" w:type="dxa"/>
          </w:tcPr>
          <w:p w14:paraId="52156E44" w14:textId="77777777" w:rsidR="000C7BFE" w:rsidRPr="00932424" w:rsidRDefault="000C7BFE" w:rsidP="00FE7E35">
            <w:pPr>
              <w:rPr>
                <w:rFonts w:cstheme="minorHAnsi"/>
                <w:sz w:val="20"/>
                <w:szCs w:val="20"/>
              </w:rPr>
            </w:pPr>
            <w:r w:rsidRPr="00932424">
              <w:rPr>
                <w:rFonts w:cstheme="minorHAnsi"/>
                <w:sz w:val="20"/>
                <w:szCs w:val="20"/>
              </w:rPr>
              <w:t xml:space="preserve">  0</w:t>
            </w:r>
          </w:p>
        </w:tc>
        <w:tc>
          <w:tcPr>
            <w:tcW w:w="1860" w:type="dxa"/>
          </w:tcPr>
          <w:p w14:paraId="1B3408B6" w14:textId="77777777" w:rsidR="000C7BFE" w:rsidRPr="00932424" w:rsidRDefault="00A70CB8" w:rsidP="00FE7E35">
            <w:pPr>
              <w:rPr>
                <w:rFonts w:cstheme="minorHAnsi"/>
                <w:sz w:val="20"/>
                <w:szCs w:val="20"/>
              </w:rPr>
            </w:pPr>
            <w:r w:rsidRPr="00932424">
              <w:rPr>
                <w:rFonts w:cstheme="minorHAnsi"/>
                <w:sz w:val="20"/>
                <w:szCs w:val="20"/>
              </w:rPr>
              <w:t>10,434 (26.7%)</w:t>
            </w:r>
          </w:p>
        </w:tc>
        <w:tc>
          <w:tcPr>
            <w:tcW w:w="1838" w:type="dxa"/>
          </w:tcPr>
          <w:p w14:paraId="363EF813" w14:textId="77777777" w:rsidR="000C7BFE" w:rsidRPr="00932424" w:rsidRDefault="00A70CB8" w:rsidP="00FE7E35">
            <w:pPr>
              <w:rPr>
                <w:rFonts w:cstheme="minorHAnsi"/>
                <w:sz w:val="20"/>
                <w:szCs w:val="20"/>
              </w:rPr>
            </w:pPr>
            <w:r w:rsidRPr="00932424">
              <w:rPr>
                <w:rFonts w:cstheme="minorHAnsi"/>
                <w:sz w:val="20"/>
                <w:szCs w:val="20"/>
              </w:rPr>
              <w:t>78 (37.3%)</w:t>
            </w:r>
          </w:p>
        </w:tc>
        <w:tc>
          <w:tcPr>
            <w:tcW w:w="1644" w:type="dxa"/>
          </w:tcPr>
          <w:p w14:paraId="28BFAF18" w14:textId="77777777" w:rsidR="000C7BFE" w:rsidRPr="00932424" w:rsidRDefault="00A70CB8" w:rsidP="00FE7E35">
            <w:pPr>
              <w:rPr>
                <w:rFonts w:cstheme="minorHAnsi"/>
                <w:sz w:val="20"/>
                <w:szCs w:val="20"/>
              </w:rPr>
            </w:pPr>
            <w:r w:rsidRPr="00932424">
              <w:rPr>
                <w:rFonts w:cstheme="minorHAnsi"/>
                <w:sz w:val="20"/>
                <w:szCs w:val="20"/>
              </w:rPr>
              <w:t>0.001</w:t>
            </w:r>
          </w:p>
        </w:tc>
      </w:tr>
      <w:tr w:rsidR="000C7BFE" w:rsidRPr="00932424" w14:paraId="7FF08091" w14:textId="77777777" w:rsidTr="000C7BFE">
        <w:tc>
          <w:tcPr>
            <w:tcW w:w="2041" w:type="dxa"/>
          </w:tcPr>
          <w:p w14:paraId="735C6065" w14:textId="77777777" w:rsidR="000C7BFE" w:rsidRPr="00932424" w:rsidRDefault="000C7BFE" w:rsidP="00FE7E35">
            <w:pPr>
              <w:rPr>
                <w:rFonts w:cstheme="minorHAnsi"/>
                <w:sz w:val="20"/>
                <w:szCs w:val="20"/>
              </w:rPr>
            </w:pPr>
          </w:p>
        </w:tc>
        <w:tc>
          <w:tcPr>
            <w:tcW w:w="1859" w:type="dxa"/>
          </w:tcPr>
          <w:p w14:paraId="39EB067E" w14:textId="77777777" w:rsidR="000C7BFE" w:rsidRPr="00932424" w:rsidRDefault="000C7BFE" w:rsidP="00FE7E35">
            <w:pPr>
              <w:rPr>
                <w:rFonts w:cstheme="minorHAnsi"/>
                <w:sz w:val="20"/>
                <w:szCs w:val="20"/>
              </w:rPr>
            </w:pPr>
            <w:r w:rsidRPr="00932424">
              <w:rPr>
                <w:rFonts w:cstheme="minorHAnsi"/>
                <w:sz w:val="20"/>
                <w:szCs w:val="20"/>
              </w:rPr>
              <w:t xml:space="preserve">  1</w:t>
            </w:r>
          </w:p>
        </w:tc>
        <w:tc>
          <w:tcPr>
            <w:tcW w:w="1860" w:type="dxa"/>
          </w:tcPr>
          <w:p w14:paraId="0864D6BC" w14:textId="77777777" w:rsidR="000C7BFE" w:rsidRPr="00932424" w:rsidRDefault="00A70CB8" w:rsidP="00FE7E35">
            <w:pPr>
              <w:rPr>
                <w:rFonts w:cstheme="minorHAnsi"/>
                <w:sz w:val="20"/>
                <w:szCs w:val="20"/>
              </w:rPr>
            </w:pPr>
            <w:r w:rsidRPr="00932424">
              <w:rPr>
                <w:rFonts w:cstheme="minorHAnsi"/>
                <w:sz w:val="20"/>
                <w:szCs w:val="20"/>
              </w:rPr>
              <w:t>8579 (22.0%)</w:t>
            </w:r>
          </w:p>
        </w:tc>
        <w:tc>
          <w:tcPr>
            <w:tcW w:w="1838" w:type="dxa"/>
          </w:tcPr>
          <w:p w14:paraId="1F8E9E4D" w14:textId="77777777" w:rsidR="000C7BFE" w:rsidRPr="00932424" w:rsidRDefault="00A70CB8" w:rsidP="00FE7E35">
            <w:pPr>
              <w:rPr>
                <w:rFonts w:cstheme="minorHAnsi"/>
                <w:sz w:val="20"/>
                <w:szCs w:val="20"/>
              </w:rPr>
            </w:pPr>
            <w:r w:rsidRPr="00932424">
              <w:rPr>
                <w:rFonts w:cstheme="minorHAnsi"/>
                <w:sz w:val="20"/>
                <w:szCs w:val="20"/>
              </w:rPr>
              <w:t>29 (13.9%)</w:t>
            </w:r>
          </w:p>
        </w:tc>
        <w:tc>
          <w:tcPr>
            <w:tcW w:w="1644" w:type="dxa"/>
          </w:tcPr>
          <w:p w14:paraId="3D5BA5B2" w14:textId="77777777" w:rsidR="000C7BFE" w:rsidRPr="00932424" w:rsidRDefault="000C7BFE" w:rsidP="00FE7E35">
            <w:pPr>
              <w:rPr>
                <w:rFonts w:cstheme="minorHAnsi"/>
                <w:sz w:val="20"/>
                <w:szCs w:val="20"/>
              </w:rPr>
            </w:pPr>
          </w:p>
        </w:tc>
      </w:tr>
      <w:tr w:rsidR="000C7BFE" w:rsidRPr="00932424" w14:paraId="20DC2DE7" w14:textId="77777777" w:rsidTr="000C7BFE">
        <w:tc>
          <w:tcPr>
            <w:tcW w:w="2041" w:type="dxa"/>
          </w:tcPr>
          <w:p w14:paraId="488131E3" w14:textId="77777777" w:rsidR="000C7BFE" w:rsidRPr="00932424" w:rsidRDefault="000C7BFE" w:rsidP="00FE7E35">
            <w:pPr>
              <w:rPr>
                <w:rFonts w:cstheme="minorHAnsi"/>
                <w:sz w:val="20"/>
                <w:szCs w:val="20"/>
              </w:rPr>
            </w:pPr>
          </w:p>
        </w:tc>
        <w:tc>
          <w:tcPr>
            <w:tcW w:w="1859" w:type="dxa"/>
          </w:tcPr>
          <w:p w14:paraId="1F63AB02" w14:textId="77777777" w:rsidR="000C7BFE" w:rsidRPr="00932424" w:rsidRDefault="000C7BFE" w:rsidP="00FE7E35">
            <w:pPr>
              <w:rPr>
                <w:rFonts w:cstheme="minorHAnsi"/>
                <w:sz w:val="20"/>
                <w:szCs w:val="20"/>
              </w:rPr>
            </w:pPr>
            <w:r w:rsidRPr="00932424">
              <w:rPr>
                <w:rFonts w:cstheme="minorHAnsi"/>
                <w:sz w:val="20"/>
                <w:szCs w:val="20"/>
              </w:rPr>
              <w:t xml:space="preserve">  2 or more</w:t>
            </w:r>
          </w:p>
        </w:tc>
        <w:tc>
          <w:tcPr>
            <w:tcW w:w="1860" w:type="dxa"/>
          </w:tcPr>
          <w:p w14:paraId="4DA42186" w14:textId="77777777" w:rsidR="000C7BFE" w:rsidRPr="00932424" w:rsidRDefault="00A70CB8" w:rsidP="00FE7E35">
            <w:pPr>
              <w:rPr>
                <w:rFonts w:cstheme="minorHAnsi"/>
                <w:sz w:val="20"/>
                <w:szCs w:val="20"/>
              </w:rPr>
            </w:pPr>
            <w:r w:rsidRPr="00932424">
              <w:rPr>
                <w:rFonts w:cstheme="minorHAnsi"/>
                <w:sz w:val="20"/>
                <w:szCs w:val="20"/>
              </w:rPr>
              <w:t>20,049 (51.3%)</w:t>
            </w:r>
          </w:p>
        </w:tc>
        <w:tc>
          <w:tcPr>
            <w:tcW w:w="1838" w:type="dxa"/>
          </w:tcPr>
          <w:p w14:paraId="2CA6FB8E" w14:textId="77777777" w:rsidR="000C7BFE" w:rsidRPr="00932424" w:rsidRDefault="00A70CB8" w:rsidP="00FE7E35">
            <w:pPr>
              <w:rPr>
                <w:rFonts w:cstheme="minorHAnsi"/>
                <w:sz w:val="20"/>
                <w:szCs w:val="20"/>
              </w:rPr>
            </w:pPr>
            <w:r w:rsidRPr="00932424">
              <w:rPr>
                <w:rFonts w:cstheme="minorHAnsi"/>
                <w:sz w:val="20"/>
                <w:szCs w:val="20"/>
              </w:rPr>
              <w:t>102 (48.8%)</w:t>
            </w:r>
          </w:p>
        </w:tc>
        <w:tc>
          <w:tcPr>
            <w:tcW w:w="1644" w:type="dxa"/>
          </w:tcPr>
          <w:p w14:paraId="1D0D4351" w14:textId="77777777" w:rsidR="000C7BFE" w:rsidRPr="00932424" w:rsidRDefault="000C7BFE" w:rsidP="00FE7E35">
            <w:pPr>
              <w:rPr>
                <w:rFonts w:cstheme="minorHAnsi"/>
                <w:sz w:val="20"/>
                <w:szCs w:val="20"/>
              </w:rPr>
            </w:pPr>
          </w:p>
        </w:tc>
      </w:tr>
      <w:tr w:rsidR="000C7BFE" w:rsidRPr="00932424" w14:paraId="33A233CE" w14:textId="77777777" w:rsidTr="000C7BFE">
        <w:tc>
          <w:tcPr>
            <w:tcW w:w="2041" w:type="dxa"/>
          </w:tcPr>
          <w:p w14:paraId="39D9C897" w14:textId="77777777" w:rsidR="000C7BFE" w:rsidRPr="00932424" w:rsidRDefault="000C7BFE" w:rsidP="00FE7E35">
            <w:pPr>
              <w:rPr>
                <w:rFonts w:cstheme="minorHAnsi"/>
                <w:sz w:val="20"/>
                <w:szCs w:val="20"/>
              </w:rPr>
            </w:pPr>
            <w:r w:rsidRPr="00932424">
              <w:rPr>
                <w:rFonts w:cstheme="minorHAnsi"/>
                <w:sz w:val="20"/>
                <w:szCs w:val="20"/>
              </w:rPr>
              <w:t>Employed</w:t>
            </w:r>
          </w:p>
        </w:tc>
        <w:tc>
          <w:tcPr>
            <w:tcW w:w="1859" w:type="dxa"/>
          </w:tcPr>
          <w:p w14:paraId="72F1223E" w14:textId="77777777" w:rsidR="000C7BFE" w:rsidRPr="00932424" w:rsidRDefault="000C7BFE" w:rsidP="00FE7E35">
            <w:pPr>
              <w:rPr>
                <w:rFonts w:cstheme="minorHAnsi"/>
                <w:sz w:val="20"/>
                <w:szCs w:val="20"/>
              </w:rPr>
            </w:pPr>
          </w:p>
        </w:tc>
        <w:tc>
          <w:tcPr>
            <w:tcW w:w="1860" w:type="dxa"/>
          </w:tcPr>
          <w:p w14:paraId="27BB991D" w14:textId="77777777" w:rsidR="000C7BFE" w:rsidRPr="00932424" w:rsidRDefault="00A70CB8" w:rsidP="00FE7E35">
            <w:pPr>
              <w:rPr>
                <w:rFonts w:cstheme="minorHAnsi"/>
                <w:sz w:val="20"/>
                <w:szCs w:val="20"/>
              </w:rPr>
            </w:pPr>
            <w:r w:rsidRPr="00932424">
              <w:rPr>
                <w:rFonts w:cstheme="minorHAnsi"/>
                <w:sz w:val="20"/>
                <w:szCs w:val="20"/>
              </w:rPr>
              <w:t>5,989 (15.5%)</w:t>
            </w:r>
          </w:p>
        </w:tc>
        <w:tc>
          <w:tcPr>
            <w:tcW w:w="1838" w:type="dxa"/>
          </w:tcPr>
          <w:p w14:paraId="62EDB949" w14:textId="77777777" w:rsidR="000C7BFE" w:rsidRPr="00932424" w:rsidRDefault="00A70CB8" w:rsidP="00FE7E35">
            <w:pPr>
              <w:rPr>
                <w:rFonts w:cstheme="minorHAnsi"/>
                <w:sz w:val="20"/>
                <w:szCs w:val="20"/>
              </w:rPr>
            </w:pPr>
            <w:r w:rsidRPr="00932424">
              <w:rPr>
                <w:rFonts w:cstheme="minorHAnsi"/>
                <w:sz w:val="20"/>
                <w:szCs w:val="20"/>
              </w:rPr>
              <w:t>23 (11.2%)</w:t>
            </w:r>
          </w:p>
        </w:tc>
        <w:tc>
          <w:tcPr>
            <w:tcW w:w="1644" w:type="dxa"/>
          </w:tcPr>
          <w:p w14:paraId="54EA17DC" w14:textId="77777777" w:rsidR="000C7BFE" w:rsidRPr="00932424" w:rsidRDefault="00A70CB8" w:rsidP="00FE7E35">
            <w:pPr>
              <w:rPr>
                <w:rFonts w:cstheme="minorHAnsi"/>
                <w:sz w:val="20"/>
                <w:szCs w:val="20"/>
              </w:rPr>
            </w:pPr>
            <w:r w:rsidRPr="00932424">
              <w:rPr>
                <w:rFonts w:cstheme="minorHAnsi"/>
                <w:sz w:val="20"/>
                <w:szCs w:val="20"/>
              </w:rPr>
              <w:t>0.084</w:t>
            </w:r>
          </w:p>
        </w:tc>
      </w:tr>
      <w:tr w:rsidR="000C7BFE" w:rsidRPr="00932424" w14:paraId="5541B602" w14:textId="77777777" w:rsidTr="000C7BFE">
        <w:tc>
          <w:tcPr>
            <w:tcW w:w="2041" w:type="dxa"/>
          </w:tcPr>
          <w:p w14:paraId="70AA3A5A" w14:textId="77777777" w:rsidR="000C7BFE" w:rsidRPr="00932424" w:rsidRDefault="000C7BFE" w:rsidP="00FE7E35">
            <w:pPr>
              <w:rPr>
                <w:rFonts w:cstheme="minorHAnsi"/>
                <w:sz w:val="20"/>
                <w:szCs w:val="20"/>
              </w:rPr>
            </w:pPr>
            <w:r w:rsidRPr="00932424">
              <w:rPr>
                <w:rFonts w:cstheme="minorHAnsi"/>
                <w:sz w:val="20"/>
                <w:szCs w:val="20"/>
              </w:rPr>
              <w:t>Private Insurance</w:t>
            </w:r>
          </w:p>
        </w:tc>
        <w:tc>
          <w:tcPr>
            <w:tcW w:w="1859" w:type="dxa"/>
          </w:tcPr>
          <w:p w14:paraId="4D8D8AB3" w14:textId="77777777" w:rsidR="000C7BFE" w:rsidRPr="00932424" w:rsidRDefault="000C7BFE" w:rsidP="00FE7E35">
            <w:pPr>
              <w:rPr>
                <w:rFonts w:cstheme="minorHAnsi"/>
                <w:sz w:val="20"/>
                <w:szCs w:val="20"/>
              </w:rPr>
            </w:pPr>
          </w:p>
        </w:tc>
        <w:tc>
          <w:tcPr>
            <w:tcW w:w="1860" w:type="dxa"/>
          </w:tcPr>
          <w:p w14:paraId="4A0EE68B" w14:textId="77777777" w:rsidR="000C7BFE" w:rsidRPr="00932424" w:rsidRDefault="00A70CB8" w:rsidP="00A70CB8">
            <w:pPr>
              <w:rPr>
                <w:rFonts w:cstheme="minorHAnsi"/>
                <w:sz w:val="20"/>
                <w:szCs w:val="20"/>
              </w:rPr>
            </w:pPr>
            <w:r w:rsidRPr="00932424">
              <w:rPr>
                <w:rFonts w:cstheme="minorHAnsi"/>
                <w:sz w:val="20"/>
                <w:szCs w:val="20"/>
              </w:rPr>
              <w:t>2546 (7.0%)</w:t>
            </w:r>
          </w:p>
        </w:tc>
        <w:tc>
          <w:tcPr>
            <w:tcW w:w="1838" w:type="dxa"/>
          </w:tcPr>
          <w:p w14:paraId="38AF4374" w14:textId="77777777" w:rsidR="000C7BFE" w:rsidRPr="00932424" w:rsidRDefault="00A70CB8" w:rsidP="00FE7E35">
            <w:pPr>
              <w:rPr>
                <w:rFonts w:cstheme="minorHAnsi"/>
                <w:sz w:val="20"/>
                <w:szCs w:val="20"/>
              </w:rPr>
            </w:pPr>
            <w:r w:rsidRPr="00932424">
              <w:rPr>
                <w:rFonts w:cstheme="minorHAnsi"/>
                <w:sz w:val="20"/>
                <w:szCs w:val="20"/>
              </w:rPr>
              <w:t>5 (2.7%)</w:t>
            </w:r>
          </w:p>
        </w:tc>
        <w:tc>
          <w:tcPr>
            <w:tcW w:w="1644" w:type="dxa"/>
          </w:tcPr>
          <w:p w14:paraId="36BB94A1" w14:textId="77777777" w:rsidR="000C7BFE" w:rsidRPr="00932424" w:rsidRDefault="00A70CB8" w:rsidP="00FE7E35">
            <w:pPr>
              <w:rPr>
                <w:rFonts w:cstheme="minorHAnsi"/>
                <w:sz w:val="20"/>
                <w:szCs w:val="20"/>
              </w:rPr>
            </w:pPr>
            <w:r w:rsidRPr="00932424">
              <w:rPr>
                <w:rFonts w:cstheme="minorHAnsi"/>
                <w:sz w:val="20"/>
                <w:szCs w:val="20"/>
              </w:rPr>
              <w:t>0.022</w:t>
            </w:r>
          </w:p>
        </w:tc>
      </w:tr>
      <w:tr w:rsidR="000C7BFE" w:rsidRPr="00932424" w14:paraId="5D878D4D" w14:textId="77777777" w:rsidTr="000C7BFE">
        <w:tc>
          <w:tcPr>
            <w:tcW w:w="2041" w:type="dxa"/>
          </w:tcPr>
          <w:p w14:paraId="54F05C8B" w14:textId="77777777" w:rsidR="000C7BFE" w:rsidRPr="00932424" w:rsidRDefault="000C7BFE" w:rsidP="00FE7E35">
            <w:pPr>
              <w:rPr>
                <w:rFonts w:cstheme="minorHAnsi"/>
                <w:sz w:val="20"/>
                <w:szCs w:val="20"/>
              </w:rPr>
            </w:pPr>
            <w:r w:rsidRPr="00932424">
              <w:rPr>
                <w:rFonts w:cstheme="minorHAnsi"/>
                <w:sz w:val="20"/>
                <w:szCs w:val="20"/>
              </w:rPr>
              <w:t>Race</w:t>
            </w:r>
          </w:p>
        </w:tc>
        <w:tc>
          <w:tcPr>
            <w:tcW w:w="1859" w:type="dxa"/>
          </w:tcPr>
          <w:p w14:paraId="241B16F7" w14:textId="77777777" w:rsidR="000C7BFE" w:rsidRPr="00932424" w:rsidRDefault="000C7BFE" w:rsidP="00FE7E35">
            <w:pPr>
              <w:rPr>
                <w:rFonts w:cstheme="minorHAnsi"/>
                <w:sz w:val="20"/>
                <w:szCs w:val="20"/>
              </w:rPr>
            </w:pPr>
            <w:r w:rsidRPr="00932424">
              <w:rPr>
                <w:rFonts w:cstheme="minorHAnsi"/>
                <w:sz w:val="20"/>
                <w:szCs w:val="20"/>
              </w:rPr>
              <w:t xml:space="preserve">   White</w:t>
            </w:r>
          </w:p>
        </w:tc>
        <w:tc>
          <w:tcPr>
            <w:tcW w:w="1860" w:type="dxa"/>
          </w:tcPr>
          <w:p w14:paraId="3E4CCCBC" w14:textId="77777777" w:rsidR="000C7BFE" w:rsidRPr="00932424" w:rsidRDefault="00A70CB8" w:rsidP="00FE7E35">
            <w:pPr>
              <w:rPr>
                <w:rFonts w:cstheme="minorHAnsi"/>
                <w:sz w:val="20"/>
                <w:szCs w:val="20"/>
              </w:rPr>
            </w:pPr>
            <w:r w:rsidRPr="00932424">
              <w:rPr>
                <w:rFonts w:cstheme="minorHAnsi"/>
                <w:sz w:val="20"/>
                <w:szCs w:val="20"/>
              </w:rPr>
              <w:t>19,560 (49.9%)</w:t>
            </w:r>
          </w:p>
        </w:tc>
        <w:tc>
          <w:tcPr>
            <w:tcW w:w="1838" w:type="dxa"/>
          </w:tcPr>
          <w:p w14:paraId="23571B52" w14:textId="77777777" w:rsidR="000C7BFE" w:rsidRPr="00932424" w:rsidRDefault="00A70CB8" w:rsidP="00FE7E35">
            <w:pPr>
              <w:rPr>
                <w:rFonts w:cstheme="minorHAnsi"/>
                <w:sz w:val="20"/>
                <w:szCs w:val="20"/>
              </w:rPr>
            </w:pPr>
            <w:r w:rsidRPr="00932424">
              <w:rPr>
                <w:rFonts w:cstheme="minorHAnsi"/>
                <w:sz w:val="20"/>
                <w:szCs w:val="20"/>
              </w:rPr>
              <w:t>63 (30.1%)</w:t>
            </w:r>
          </w:p>
        </w:tc>
        <w:tc>
          <w:tcPr>
            <w:tcW w:w="1644" w:type="dxa"/>
          </w:tcPr>
          <w:p w14:paraId="5FBFD627" w14:textId="77777777" w:rsidR="000C7BFE" w:rsidRPr="00932424" w:rsidRDefault="00A70CB8" w:rsidP="00FE7E35">
            <w:pPr>
              <w:rPr>
                <w:rFonts w:cstheme="minorHAnsi"/>
                <w:sz w:val="20"/>
                <w:szCs w:val="20"/>
              </w:rPr>
            </w:pPr>
            <w:r w:rsidRPr="00932424">
              <w:rPr>
                <w:rFonts w:cstheme="minorHAnsi"/>
                <w:sz w:val="20"/>
                <w:szCs w:val="20"/>
              </w:rPr>
              <w:t>&lt;0.001</w:t>
            </w:r>
          </w:p>
        </w:tc>
      </w:tr>
      <w:tr w:rsidR="000C7BFE" w:rsidRPr="00932424" w14:paraId="1ECFD494" w14:textId="77777777" w:rsidTr="000C7BFE">
        <w:tc>
          <w:tcPr>
            <w:tcW w:w="2041" w:type="dxa"/>
          </w:tcPr>
          <w:p w14:paraId="3444BBD5" w14:textId="77777777" w:rsidR="000C7BFE" w:rsidRPr="00932424" w:rsidRDefault="000C7BFE" w:rsidP="00FE7E35">
            <w:pPr>
              <w:rPr>
                <w:rFonts w:cstheme="minorHAnsi"/>
                <w:sz w:val="20"/>
                <w:szCs w:val="20"/>
              </w:rPr>
            </w:pPr>
          </w:p>
        </w:tc>
        <w:tc>
          <w:tcPr>
            <w:tcW w:w="1859" w:type="dxa"/>
          </w:tcPr>
          <w:p w14:paraId="4BE6B3B1" w14:textId="77777777" w:rsidR="000C7BFE" w:rsidRPr="00932424" w:rsidRDefault="000C7BFE" w:rsidP="00FE7E35">
            <w:pPr>
              <w:rPr>
                <w:rFonts w:cstheme="minorHAnsi"/>
                <w:sz w:val="20"/>
                <w:szCs w:val="20"/>
              </w:rPr>
            </w:pPr>
            <w:r w:rsidRPr="00932424">
              <w:rPr>
                <w:rFonts w:cstheme="minorHAnsi"/>
                <w:sz w:val="20"/>
                <w:szCs w:val="20"/>
              </w:rPr>
              <w:t xml:space="preserve">   Black</w:t>
            </w:r>
          </w:p>
        </w:tc>
        <w:tc>
          <w:tcPr>
            <w:tcW w:w="1860" w:type="dxa"/>
          </w:tcPr>
          <w:p w14:paraId="6C887AEB" w14:textId="77777777" w:rsidR="000C7BFE" w:rsidRPr="00932424" w:rsidRDefault="00A70CB8" w:rsidP="00FE7E35">
            <w:pPr>
              <w:rPr>
                <w:rFonts w:cstheme="minorHAnsi"/>
                <w:sz w:val="20"/>
                <w:szCs w:val="20"/>
              </w:rPr>
            </w:pPr>
            <w:r w:rsidRPr="00932424">
              <w:rPr>
                <w:rFonts w:cstheme="minorHAnsi"/>
                <w:sz w:val="20"/>
                <w:szCs w:val="20"/>
              </w:rPr>
              <w:t>16,898 (43.1%)</w:t>
            </w:r>
          </w:p>
        </w:tc>
        <w:tc>
          <w:tcPr>
            <w:tcW w:w="1838" w:type="dxa"/>
          </w:tcPr>
          <w:p w14:paraId="4AE07F9C" w14:textId="77777777" w:rsidR="000C7BFE" w:rsidRPr="00932424" w:rsidRDefault="00A70CB8" w:rsidP="00FE7E35">
            <w:pPr>
              <w:rPr>
                <w:rFonts w:cstheme="minorHAnsi"/>
                <w:sz w:val="20"/>
                <w:szCs w:val="20"/>
              </w:rPr>
            </w:pPr>
            <w:r w:rsidRPr="00932424">
              <w:rPr>
                <w:rFonts w:cstheme="minorHAnsi"/>
                <w:sz w:val="20"/>
                <w:szCs w:val="20"/>
              </w:rPr>
              <w:t>123 (58.9%)</w:t>
            </w:r>
          </w:p>
        </w:tc>
        <w:tc>
          <w:tcPr>
            <w:tcW w:w="1644" w:type="dxa"/>
          </w:tcPr>
          <w:p w14:paraId="218C4F6D" w14:textId="77777777" w:rsidR="000C7BFE" w:rsidRPr="00932424" w:rsidRDefault="000C7BFE" w:rsidP="00FE7E35">
            <w:pPr>
              <w:rPr>
                <w:rFonts w:cstheme="minorHAnsi"/>
                <w:sz w:val="20"/>
                <w:szCs w:val="20"/>
              </w:rPr>
            </w:pPr>
          </w:p>
        </w:tc>
      </w:tr>
      <w:tr w:rsidR="000C7BFE" w:rsidRPr="00932424" w14:paraId="7692B27F" w14:textId="77777777" w:rsidTr="000C7BFE">
        <w:tc>
          <w:tcPr>
            <w:tcW w:w="2041" w:type="dxa"/>
          </w:tcPr>
          <w:p w14:paraId="261AEC49" w14:textId="77777777" w:rsidR="000C7BFE" w:rsidRPr="00932424" w:rsidRDefault="000C7BFE" w:rsidP="00FE7E35">
            <w:pPr>
              <w:rPr>
                <w:rFonts w:cstheme="minorHAnsi"/>
                <w:sz w:val="20"/>
                <w:szCs w:val="20"/>
              </w:rPr>
            </w:pPr>
          </w:p>
        </w:tc>
        <w:tc>
          <w:tcPr>
            <w:tcW w:w="1859" w:type="dxa"/>
          </w:tcPr>
          <w:p w14:paraId="71E78109" w14:textId="77777777" w:rsidR="000C7BFE" w:rsidRPr="00932424" w:rsidRDefault="000C7BFE" w:rsidP="00FE7E35">
            <w:pPr>
              <w:rPr>
                <w:rFonts w:cstheme="minorHAnsi"/>
                <w:sz w:val="20"/>
                <w:szCs w:val="20"/>
              </w:rPr>
            </w:pPr>
            <w:r w:rsidRPr="00932424">
              <w:rPr>
                <w:rFonts w:cstheme="minorHAnsi"/>
                <w:sz w:val="20"/>
                <w:szCs w:val="20"/>
              </w:rPr>
              <w:t xml:space="preserve">   Other</w:t>
            </w:r>
          </w:p>
        </w:tc>
        <w:tc>
          <w:tcPr>
            <w:tcW w:w="1860" w:type="dxa"/>
          </w:tcPr>
          <w:p w14:paraId="594E3246" w14:textId="77777777" w:rsidR="000C7BFE" w:rsidRPr="00932424" w:rsidRDefault="00A70CB8" w:rsidP="00FE7E35">
            <w:pPr>
              <w:rPr>
                <w:rFonts w:cstheme="minorHAnsi"/>
                <w:sz w:val="20"/>
                <w:szCs w:val="20"/>
              </w:rPr>
            </w:pPr>
            <w:r w:rsidRPr="00932424">
              <w:rPr>
                <w:rFonts w:cstheme="minorHAnsi"/>
                <w:sz w:val="20"/>
                <w:szCs w:val="20"/>
              </w:rPr>
              <w:t>2,764 (7.1%)</w:t>
            </w:r>
          </w:p>
        </w:tc>
        <w:tc>
          <w:tcPr>
            <w:tcW w:w="1838" w:type="dxa"/>
          </w:tcPr>
          <w:p w14:paraId="27EB98F3" w14:textId="77777777" w:rsidR="000C7BFE" w:rsidRPr="00932424" w:rsidRDefault="00A70CB8" w:rsidP="00FE7E35">
            <w:pPr>
              <w:rPr>
                <w:rFonts w:cstheme="minorHAnsi"/>
                <w:sz w:val="20"/>
                <w:szCs w:val="20"/>
              </w:rPr>
            </w:pPr>
            <w:r w:rsidRPr="00932424">
              <w:rPr>
                <w:rFonts w:cstheme="minorHAnsi"/>
                <w:sz w:val="20"/>
                <w:szCs w:val="20"/>
              </w:rPr>
              <w:t>23 (11.0%)</w:t>
            </w:r>
          </w:p>
        </w:tc>
        <w:tc>
          <w:tcPr>
            <w:tcW w:w="1644" w:type="dxa"/>
          </w:tcPr>
          <w:p w14:paraId="14575CE0" w14:textId="77777777" w:rsidR="000C7BFE" w:rsidRPr="00932424" w:rsidRDefault="000C7BFE" w:rsidP="00FE7E35">
            <w:pPr>
              <w:rPr>
                <w:rFonts w:cstheme="minorHAnsi"/>
                <w:sz w:val="20"/>
                <w:szCs w:val="20"/>
              </w:rPr>
            </w:pPr>
          </w:p>
        </w:tc>
      </w:tr>
      <w:tr w:rsidR="000C7BFE" w:rsidRPr="00932424" w14:paraId="202E4136" w14:textId="77777777" w:rsidTr="000C7BFE">
        <w:tc>
          <w:tcPr>
            <w:tcW w:w="2041" w:type="dxa"/>
          </w:tcPr>
          <w:p w14:paraId="74D6AA05" w14:textId="77777777" w:rsidR="000C7BFE" w:rsidRPr="00932424" w:rsidRDefault="000C7BFE" w:rsidP="00FE7E35">
            <w:pPr>
              <w:rPr>
                <w:rFonts w:cstheme="minorHAnsi"/>
                <w:sz w:val="20"/>
                <w:szCs w:val="20"/>
              </w:rPr>
            </w:pPr>
            <w:proofErr w:type="spellStart"/>
            <w:r w:rsidRPr="00932424">
              <w:rPr>
                <w:rFonts w:cstheme="minorHAnsi"/>
                <w:sz w:val="20"/>
                <w:szCs w:val="20"/>
              </w:rPr>
              <w:t>FHx</w:t>
            </w:r>
            <w:proofErr w:type="spellEnd"/>
            <w:r w:rsidRPr="00932424">
              <w:rPr>
                <w:rFonts w:cstheme="minorHAnsi"/>
                <w:sz w:val="20"/>
                <w:szCs w:val="20"/>
              </w:rPr>
              <w:t xml:space="preserve"> of Seizures</w:t>
            </w:r>
          </w:p>
        </w:tc>
        <w:tc>
          <w:tcPr>
            <w:tcW w:w="1859" w:type="dxa"/>
          </w:tcPr>
          <w:p w14:paraId="6A4573A1" w14:textId="77777777" w:rsidR="000C7BFE" w:rsidRPr="00932424" w:rsidRDefault="000C7BFE" w:rsidP="00FE7E35">
            <w:pPr>
              <w:rPr>
                <w:rFonts w:cstheme="minorHAnsi"/>
                <w:sz w:val="20"/>
                <w:szCs w:val="20"/>
              </w:rPr>
            </w:pPr>
          </w:p>
        </w:tc>
        <w:tc>
          <w:tcPr>
            <w:tcW w:w="1860" w:type="dxa"/>
          </w:tcPr>
          <w:p w14:paraId="0571E466" w14:textId="77777777" w:rsidR="000C7BFE" w:rsidRPr="00932424" w:rsidRDefault="00A70CB8" w:rsidP="00FE7E35">
            <w:pPr>
              <w:rPr>
                <w:rFonts w:cstheme="minorHAnsi"/>
                <w:sz w:val="20"/>
                <w:szCs w:val="20"/>
              </w:rPr>
            </w:pPr>
            <w:r w:rsidRPr="00932424">
              <w:rPr>
                <w:rFonts w:cstheme="minorHAnsi"/>
                <w:sz w:val="20"/>
                <w:szCs w:val="20"/>
              </w:rPr>
              <w:t>2560 (6.7%)</w:t>
            </w:r>
          </w:p>
        </w:tc>
        <w:tc>
          <w:tcPr>
            <w:tcW w:w="1838" w:type="dxa"/>
          </w:tcPr>
          <w:p w14:paraId="7D53C8A9" w14:textId="77777777" w:rsidR="000C7BFE" w:rsidRPr="00932424" w:rsidRDefault="00A70CB8" w:rsidP="00FE7E35">
            <w:pPr>
              <w:rPr>
                <w:rFonts w:cstheme="minorHAnsi"/>
                <w:sz w:val="20"/>
                <w:szCs w:val="20"/>
              </w:rPr>
            </w:pPr>
            <w:r w:rsidRPr="00932424">
              <w:rPr>
                <w:rFonts w:cstheme="minorHAnsi"/>
                <w:sz w:val="20"/>
                <w:szCs w:val="20"/>
              </w:rPr>
              <w:t>16 (7.9%)</w:t>
            </w:r>
          </w:p>
        </w:tc>
        <w:tc>
          <w:tcPr>
            <w:tcW w:w="1644" w:type="dxa"/>
          </w:tcPr>
          <w:p w14:paraId="1245F0A9" w14:textId="77777777" w:rsidR="000C7BFE" w:rsidRPr="00932424" w:rsidRDefault="00A70CB8" w:rsidP="00FE7E35">
            <w:pPr>
              <w:rPr>
                <w:rFonts w:cstheme="minorHAnsi"/>
                <w:sz w:val="20"/>
                <w:szCs w:val="20"/>
              </w:rPr>
            </w:pPr>
            <w:r w:rsidRPr="00932424">
              <w:rPr>
                <w:rFonts w:cstheme="minorHAnsi"/>
                <w:sz w:val="20"/>
                <w:szCs w:val="20"/>
              </w:rPr>
              <w:t>0.500</w:t>
            </w:r>
          </w:p>
        </w:tc>
      </w:tr>
      <w:tr w:rsidR="000C7BFE" w:rsidRPr="00932424" w14:paraId="4882FD1E" w14:textId="77777777" w:rsidTr="000C7BFE">
        <w:tc>
          <w:tcPr>
            <w:tcW w:w="2041" w:type="dxa"/>
          </w:tcPr>
          <w:p w14:paraId="298888D7" w14:textId="77777777" w:rsidR="000C7BFE" w:rsidRPr="00932424" w:rsidRDefault="000C7BFE" w:rsidP="00FE7E35">
            <w:pPr>
              <w:rPr>
                <w:rFonts w:cstheme="minorHAnsi"/>
                <w:sz w:val="20"/>
                <w:szCs w:val="20"/>
              </w:rPr>
            </w:pPr>
            <w:proofErr w:type="spellStart"/>
            <w:r w:rsidRPr="00932424">
              <w:rPr>
                <w:rFonts w:cstheme="minorHAnsi"/>
                <w:sz w:val="20"/>
                <w:szCs w:val="20"/>
              </w:rPr>
              <w:t>FHx</w:t>
            </w:r>
            <w:proofErr w:type="spellEnd"/>
            <w:r w:rsidRPr="00932424">
              <w:rPr>
                <w:rFonts w:cstheme="minorHAnsi"/>
                <w:sz w:val="20"/>
                <w:szCs w:val="20"/>
              </w:rPr>
              <w:t xml:space="preserve"> Neurology*</w:t>
            </w:r>
          </w:p>
        </w:tc>
        <w:tc>
          <w:tcPr>
            <w:tcW w:w="1859" w:type="dxa"/>
          </w:tcPr>
          <w:p w14:paraId="75F659DF" w14:textId="77777777" w:rsidR="000C7BFE" w:rsidRPr="00932424" w:rsidRDefault="000C7BFE" w:rsidP="00FE7E35">
            <w:pPr>
              <w:rPr>
                <w:rFonts w:cstheme="minorHAnsi"/>
                <w:sz w:val="20"/>
                <w:szCs w:val="20"/>
              </w:rPr>
            </w:pPr>
          </w:p>
        </w:tc>
        <w:tc>
          <w:tcPr>
            <w:tcW w:w="1860" w:type="dxa"/>
          </w:tcPr>
          <w:p w14:paraId="06E2C1F1" w14:textId="77777777" w:rsidR="000C7BFE" w:rsidRPr="00932424" w:rsidRDefault="00A70CB8" w:rsidP="00FE7E35">
            <w:pPr>
              <w:rPr>
                <w:rFonts w:cstheme="minorHAnsi"/>
                <w:sz w:val="20"/>
                <w:szCs w:val="20"/>
              </w:rPr>
            </w:pPr>
            <w:r w:rsidRPr="00932424">
              <w:rPr>
                <w:rFonts w:cstheme="minorHAnsi"/>
                <w:sz w:val="20"/>
                <w:szCs w:val="20"/>
              </w:rPr>
              <w:t>1479 (3.9%)</w:t>
            </w:r>
          </w:p>
        </w:tc>
        <w:tc>
          <w:tcPr>
            <w:tcW w:w="1838" w:type="dxa"/>
          </w:tcPr>
          <w:p w14:paraId="4436ECD4" w14:textId="77777777" w:rsidR="000C7BFE" w:rsidRPr="00932424" w:rsidRDefault="00A70CB8" w:rsidP="00FE7E35">
            <w:pPr>
              <w:rPr>
                <w:rFonts w:cstheme="minorHAnsi"/>
                <w:sz w:val="20"/>
                <w:szCs w:val="20"/>
              </w:rPr>
            </w:pPr>
            <w:r w:rsidRPr="00932424">
              <w:rPr>
                <w:rFonts w:cstheme="minorHAnsi"/>
                <w:sz w:val="20"/>
                <w:szCs w:val="20"/>
              </w:rPr>
              <w:t>12 (5.9%)</w:t>
            </w:r>
          </w:p>
        </w:tc>
        <w:tc>
          <w:tcPr>
            <w:tcW w:w="1644" w:type="dxa"/>
          </w:tcPr>
          <w:p w14:paraId="0A28564A" w14:textId="77777777" w:rsidR="000C7BFE" w:rsidRPr="00932424" w:rsidRDefault="00A70CB8" w:rsidP="00FE7E35">
            <w:pPr>
              <w:rPr>
                <w:rFonts w:cstheme="minorHAnsi"/>
                <w:sz w:val="20"/>
                <w:szCs w:val="20"/>
              </w:rPr>
            </w:pPr>
            <w:r w:rsidRPr="00932424">
              <w:rPr>
                <w:rFonts w:cstheme="minorHAnsi"/>
                <w:sz w:val="20"/>
                <w:szCs w:val="20"/>
              </w:rPr>
              <w:t>0.133</w:t>
            </w:r>
          </w:p>
        </w:tc>
      </w:tr>
      <w:tr w:rsidR="000C7BFE" w:rsidRPr="00932424" w14:paraId="1D99D5D9" w14:textId="77777777" w:rsidTr="000C7BFE">
        <w:tc>
          <w:tcPr>
            <w:tcW w:w="2041" w:type="dxa"/>
          </w:tcPr>
          <w:p w14:paraId="6435567E" w14:textId="77777777" w:rsidR="000C7BFE" w:rsidRPr="00932424" w:rsidRDefault="000C7BFE" w:rsidP="00FE7E35">
            <w:pPr>
              <w:rPr>
                <w:rFonts w:cstheme="minorHAnsi"/>
                <w:sz w:val="20"/>
                <w:szCs w:val="20"/>
              </w:rPr>
            </w:pPr>
            <w:r w:rsidRPr="00932424">
              <w:rPr>
                <w:rFonts w:cstheme="minorHAnsi"/>
                <w:sz w:val="20"/>
                <w:szCs w:val="20"/>
              </w:rPr>
              <w:t>Fertility Ix</w:t>
            </w:r>
          </w:p>
        </w:tc>
        <w:tc>
          <w:tcPr>
            <w:tcW w:w="1859" w:type="dxa"/>
          </w:tcPr>
          <w:p w14:paraId="6D43FD82" w14:textId="77777777" w:rsidR="000C7BFE" w:rsidRPr="00932424" w:rsidRDefault="000C7BFE" w:rsidP="00FE7E35">
            <w:pPr>
              <w:rPr>
                <w:rFonts w:cstheme="minorHAnsi"/>
                <w:sz w:val="20"/>
                <w:szCs w:val="20"/>
              </w:rPr>
            </w:pPr>
          </w:p>
        </w:tc>
        <w:tc>
          <w:tcPr>
            <w:tcW w:w="1860" w:type="dxa"/>
          </w:tcPr>
          <w:p w14:paraId="646146FB" w14:textId="77777777" w:rsidR="000C7BFE" w:rsidRPr="00932424" w:rsidRDefault="00A70CB8" w:rsidP="00FE7E35">
            <w:pPr>
              <w:rPr>
                <w:rFonts w:cstheme="minorHAnsi"/>
                <w:sz w:val="20"/>
                <w:szCs w:val="20"/>
              </w:rPr>
            </w:pPr>
            <w:r w:rsidRPr="00932424">
              <w:rPr>
                <w:rFonts w:cstheme="minorHAnsi"/>
                <w:sz w:val="20"/>
                <w:szCs w:val="20"/>
              </w:rPr>
              <w:t>1008 (2.6%)</w:t>
            </w:r>
          </w:p>
        </w:tc>
        <w:tc>
          <w:tcPr>
            <w:tcW w:w="1838" w:type="dxa"/>
          </w:tcPr>
          <w:p w14:paraId="02ECF49D" w14:textId="77777777" w:rsidR="000C7BFE" w:rsidRPr="00932424" w:rsidRDefault="00A70CB8" w:rsidP="00FE7E35">
            <w:pPr>
              <w:rPr>
                <w:rFonts w:cstheme="minorHAnsi"/>
                <w:sz w:val="20"/>
                <w:szCs w:val="20"/>
              </w:rPr>
            </w:pPr>
            <w:r w:rsidRPr="00932424">
              <w:rPr>
                <w:rFonts w:cstheme="minorHAnsi"/>
                <w:sz w:val="20"/>
                <w:szCs w:val="20"/>
              </w:rPr>
              <w:t>6 (2.9%)</w:t>
            </w:r>
          </w:p>
        </w:tc>
        <w:tc>
          <w:tcPr>
            <w:tcW w:w="1644" w:type="dxa"/>
          </w:tcPr>
          <w:p w14:paraId="5770CDF3" w14:textId="77777777" w:rsidR="000C7BFE" w:rsidRPr="00932424" w:rsidRDefault="00A70CB8" w:rsidP="00FE7E35">
            <w:pPr>
              <w:rPr>
                <w:rFonts w:cstheme="minorHAnsi"/>
                <w:sz w:val="20"/>
                <w:szCs w:val="20"/>
              </w:rPr>
            </w:pPr>
            <w:r w:rsidRPr="00932424">
              <w:rPr>
                <w:rFonts w:cstheme="minorHAnsi"/>
                <w:sz w:val="20"/>
                <w:szCs w:val="20"/>
              </w:rPr>
              <w:t>0.797</w:t>
            </w:r>
          </w:p>
        </w:tc>
      </w:tr>
      <w:tr w:rsidR="000C7BFE" w:rsidRPr="00932424" w14:paraId="0BBD3951" w14:textId="77777777" w:rsidTr="000C7BFE">
        <w:tc>
          <w:tcPr>
            <w:tcW w:w="2041" w:type="dxa"/>
          </w:tcPr>
          <w:p w14:paraId="31ADA5E6" w14:textId="77777777" w:rsidR="000C7BFE" w:rsidRPr="00932424" w:rsidRDefault="000C7BFE" w:rsidP="00FE7E35">
            <w:pPr>
              <w:rPr>
                <w:rFonts w:cstheme="minorHAnsi"/>
                <w:sz w:val="20"/>
                <w:szCs w:val="20"/>
              </w:rPr>
            </w:pPr>
            <w:r w:rsidRPr="00932424">
              <w:rPr>
                <w:rFonts w:cstheme="minorHAnsi"/>
                <w:sz w:val="20"/>
                <w:szCs w:val="20"/>
              </w:rPr>
              <w:t>Hypertension</w:t>
            </w:r>
          </w:p>
        </w:tc>
        <w:tc>
          <w:tcPr>
            <w:tcW w:w="1859" w:type="dxa"/>
          </w:tcPr>
          <w:p w14:paraId="6DC227A4" w14:textId="77777777" w:rsidR="000C7BFE" w:rsidRPr="00932424" w:rsidRDefault="000C7BFE" w:rsidP="00FE7E35">
            <w:pPr>
              <w:rPr>
                <w:rFonts w:cstheme="minorHAnsi"/>
                <w:sz w:val="20"/>
                <w:szCs w:val="20"/>
              </w:rPr>
            </w:pPr>
          </w:p>
        </w:tc>
        <w:tc>
          <w:tcPr>
            <w:tcW w:w="1860" w:type="dxa"/>
          </w:tcPr>
          <w:p w14:paraId="4C77BC88" w14:textId="77777777" w:rsidR="000C7BFE" w:rsidRPr="00932424" w:rsidRDefault="00A70CB8" w:rsidP="00FE7E35">
            <w:pPr>
              <w:rPr>
                <w:rFonts w:cstheme="minorHAnsi"/>
                <w:sz w:val="20"/>
                <w:szCs w:val="20"/>
              </w:rPr>
            </w:pPr>
            <w:r w:rsidRPr="00932424">
              <w:rPr>
                <w:rFonts w:cstheme="minorHAnsi"/>
                <w:sz w:val="20"/>
                <w:szCs w:val="20"/>
              </w:rPr>
              <w:t>167 (0.4%)</w:t>
            </w:r>
          </w:p>
        </w:tc>
        <w:tc>
          <w:tcPr>
            <w:tcW w:w="1838" w:type="dxa"/>
          </w:tcPr>
          <w:p w14:paraId="28889449" w14:textId="77777777" w:rsidR="000C7BFE" w:rsidRPr="00932424" w:rsidRDefault="00A70CB8" w:rsidP="00FE7E35">
            <w:pPr>
              <w:rPr>
                <w:rFonts w:cstheme="minorHAnsi"/>
                <w:sz w:val="20"/>
                <w:szCs w:val="20"/>
              </w:rPr>
            </w:pPr>
            <w:r w:rsidRPr="00932424">
              <w:rPr>
                <w:rFonts w:cstheme="minorHAnsi"/>
                <w:sz w:val="20"/>
                <w:szCs w:val="20"/>
              </w:rPr>
              <w:t>1 (0.5%)</w:t>
            </w:r>
          </w:p>
        </w:tc>
        <w:tc>
          <w:tcPr>
            <w:tcW w:w="1644" w:type="dxa"/>
          </w:tcPr>
          <w:p w14:paraId="1AAD770F" w14:textId="77777777" w:rsidR="000C7BFE" w:rsidRPr="00932424" w:rsidRDefault="00A70CB8" w:rsidP="00FE7E35">
            <w:pPr>
              <w:rPr>
                <w:rFonts w:cstheme="minorHAnsi"/>
                <w:sz w:val="20"/>
                <w:szCs w:val="20"/>
              </w:rPr>
            </w:pPr>
            <w:r w:rsidRPr="00932424">
              <w:rPr>
                <w:rFonts w:cstheme="minorHAnsi"/>
                <w:sz w:val="20"/>
                <w:szCs w:val="20"/>
              </w:rPr>
              <w:t>0.911</w:t>
            </w:r>
          </w:p>
        </w:tc>
      </w:tr>
      <w:tr w:rsidR="000C7BFE" w:rsidRPr="00932424" w14:paraId="565C7C12" w14:textId="77777777" w:rsidTr="000C7BFE">
        <w:tc>
          <w:tcPr>
            <w:tcW w:w="2041" w:type="dxa"/>
          </w:tcPr>
          <w:p w14:paraId="754C9B1C" w14:textId="77777777" w:rsidR="000C7BFE" w:rsidRPr="00932424" w:rsidRDefault="000C7BFE" w:rsidP="00FE7E35">
            <w:pPr>
              <w:rPr>
                <w:rFonts w:cstheme="minorHAnsi"/>
                <w:sz w:val="20"/>
                <w:szCs w:val="20"/>
              </w:rPr>
            </w:pPr>
            <w:r w:rsidRPr="00932424">
              <w:rPr>
                <w:rFonts w:cstheme="minorHAnsi"/>
                <w:sz w:val="20"/>
                <w:szCs w:val="20"/>
              </w:rPr>
              <w:t>Preeclampsia</w:t>
            </w:r>
          </w:p>
        </w:tc>
        <w:tc>
          <w:tcPr>
            <w:tcW w:w="1859" w:type="dxa"/>
          </w:tcPr>
          <w:p w14:paraId="16E77457" w14:textId="77777777" w:rsidR="000C7BFE" w:rsidRPr="00932424" w:rsidRDefault="000C7BFE" w:rsidP="00FE7E35">
            <w:pPr>
              <w:rPr>
                <w:rFonts w:cstheme="minorHAnsi"/>
                <w:sz w:val="20"/>
                <w:szCs w:val="20"/>
              </w:rPr>
            </w:pPr>
          </w:p>
        </w:tc>
        <w:tc>
          <w:tcPr>
            <w:tcW w:w="1860" w:type="dxa"/>
          </w:tcPr>
          <w:p w14:paraId="4866E820" w14:textId="77777777" w:rsidR="000C7BFE" w:rsidRPr="00932424" w:rsidRDefault="00A70CB8" w:rsidP="00FE7E35">
            <w:pPr>
              <w:rPr>
                <w:rFonts w:cstheme="minorHAnsi"/>
                <w:sz w:val="20"/>
                <w:szCs w:val="20"/>
              </w:rPr>
            </w:pPr>
            <w:r w:rsidRPr="00932424">
              <w:rPr>
                <w:rFonts w:cstheme="minorHAnsi"/>
                <w:sz w:val="20"/>
                <w:szCs w:val="20"/>
              </w:rPr>
              <w:t>1284 (3.3%)</w:t>
            </w:r>
          </w:p>
        </w:tc>
        <w:tc>
          <w:tcPr>
            <w:tcW w:w="1838" w:type="dxa"/>
          </w:tcPr>
          <w:p w14:paraId="2EE3E825" w14:textId="77777777" w:rsidR="000C7BFE" w:rsidRPr="00932424" w:rsidRDefault="00A70CB8" w:rsidP="00FE7E35">
            <w:pPr>
              <w:rPr>
                <w:rFonts w:cstheme="minorHAnsi"/>
                <w:sz w:val="20"/>
                <w:szCs w:val="20"/>
              </w:rPr>
            </w:pPr>
            <w:r w:rsidRPr="00932424">
              <w:rPr>
                <w:rFonts w:cstheme="minorHAnsi"/>
                <w:sz w:val="20"/>
                <w:szCs w:val="20"/>
              </w:rPr>
              <w:t>19 (9.1%)</w:t>
            </w:r>
          </w:p>
        </w:tc>
        <w:tc>
          <w:tcPr>
            <w:tcW w:w="1644" w:type="dxa"/>
          </w:tcPr>
          <w:p w14:paraId="784DA915" w14:textId="77777777" w:rsidR="000C7BFE" w:rsidRPr="00932424" w:rsidRDefault="00A70CB8" w:rsidP="00FE7E35">
            <w:pPr>
              <w:rPr>
                <w:rFonts w:cstheme="minorHAnsi"/>
                <w:sz w:val="20"/>
                <w:szCs w:val="20"/>
              </w:rPr>
            </w:pPr>
            <w:r w:rsidRPr="00932424">
              <w:rPr>
                <w:rFonts w:cstheme="minorHAnsi"/>
                <w:sz w:val="20"/>
                <w:szCs w:val="20"/>
              </w:rPr>
              <w:t>&lt;0.001</w:t>
            </w:r>
          </w:p>
        </w:tc>
      </w:tr>
      <w:tr w:rsidR="000C7BFE" w:rsidRPr="00932424" w14:paraId="02274E6F" w14:textId="77777777" w:rsidTr="000C7BFE">
        <w:tc>
          <w:tcPr>
            <w:tcW w:w="2041" w:type="dxa"/>
          </w:tcPr>
          <w:p w14:paraId="351098AE" w14:textId="77777777" w:rsidR="000C7BFE" w:rsidRPr="00932424" w:rsidRDefault="000C7BFE" w:rsidP="00FE7E35">
            <w:pPr>
              <w:rPr>
                <w:rFonts w:cstheme="minorHAnsi"/>
                <w:sz w:val="20"/>
                <w:szCs w:val="20"/>
              </w:rPr>
            </w:pPr>
            <w:r w:rsidRPr="00932424">
              <w:rPr>
                <w:rFonts w:cstheme="minorHAnsi"/>
                <w:sz w:val="20"/>
                <w:szCs w:val="20"/>
              </w:rPr>
              <w:t>Maternal Height</w:t>
            </w:r>
          </w:p>
        </w:tc>
        <w:tc>
          <w:tcPr>
            <w:tcW w:w="1859" w:type="dxa"/>
          </w:tcPr>
          <w:p w14:paraId="58BE1264" w14:textId="77777777" w:rsidR="000C7BFE" w:rsidRPr="00932424" w:rsidRDefault="000C7BFE" w:rsidP="00FE7E35">
            <w:pPr>
              <w:rPr>
                <w:rFonts w:cstheme="minorHAnsi"/>
                <w:sz w:val="20"/>
                <w:szCs w:val="20"/>
              </w:rPr>
            </w:pPr>
            <w:r w:rsidRPr="00932424">
              <w:rPr>
                <w:rFonts w:cstheme="minorHAnsi"/>
                <w:sz w:val="20"/>
                <w:szCs w:val="20"/>
              </w:rPr>
              <w:t xml:space="preserve">  &lt;160cm</w:t>
            </w:r>
          </w:p>
        </w:tc>
        <w:tc>
          <w:tcPr>
            <w:tcW w:w="1860" w:type="dxa"/>
          </w:tcPr>
          <w:p w14:paraId="0ED4759A" w14:textId="77777777" w:rsidR="000C7BFE" w:rsidRPr="00932424" w:rsidRDefault="00A70CB8" w:rsidP="00FE7E35">
            <w:pPr>
              <w:rPr>
                <w:rFonts w:cstheme="minorHAnsi"/>
                <w:sz w:val="20"/>
                <w:szCs w:val="20"/>
              </w:rPr>
            </w:pPr>
            <w:r w:rsidRPr="00932424">
              <w:rPr>
                <w:rFonts w:cstheme="minorHAnsi"/>
                <w:sz w:val="20"/>
                <w:szCs w:val="20"/>
              </w:rPr>
              <w:t>13,221 (36.4%)</w:t>
            </w:r>
          </w:p>
        </w:tc>
        <w:tc>
          <w:tcPr>
            <w:tcW w:w="1838" w:type="dxa"/>
          </w:tcPr>
          <w:p w14:paraId="07B03E4F" w14:textId="77777777" w:rsidR="000C7BFE" w:rsidRPr="00932424" w:rsidRDefault="00A70CB8" w:rsidP="00FE7E35">
            <w:pPr>
              <w:rPr>
                <w:rFonts w:cstheme="minorHAnsi"/>
                <w:sz w:val="20"/>
                <w:szCs w:val="20"/>
              </w:rPr>
            </w:pPr>
            <w:r w:rsidRPr="00932424">
              <w:rPr>
                <w:rFonts w:cstheme="minorHAnsi"/>
                <w:sz w:val="20"/>
                <w:szCs w:val="20"/>
              </w:rPr>
              <w:t>81 (41.3%)</w:t>
            </w:r>
          </w:p>
        </w:tc>
        <w:tc>
          <w:tcPr>
            <w:tcW w:w="1644" w:type="dxa"/>
          </w:tcPr>
          <w:p w14:paraId="0F531A5E" w14:textId="77777777" w:rsidR="000C7BFE" w:rsidRPr="00932424" w:rsidRDefault="00A70CB8" w:rsidP="00FE7E35">
            <w:pPr>
              <w:rPr>
                <w:rFonts w:cstheme="minorHAnsi"/>
                <w:sz w:val="20"/>
                <w:szCs w:val="20"/>
              </w:rPr>
            </w:pPr>
            <w:r w:rsidRPr="00932424">
              <w:rPr>
                <w:rFonts w:cstheme="minorHAnsi"/>
                <w:sz w:val="20"/>
                <w:szCs w:val="20"/>
              </w:rPr>
              <w:t>0.354</w:t>
            </w:r>
          </w:p>
        </w:tc>
      </w:tr>
      <w:tr w:rsidR="000C7BFE" w:rsidRPr="00932424" w14:paraId="5E166FE3" w14:textId="77777777" w:rsidTr="000C7BFE">
        <w:tc>
          <w:tcPr>
            <w:tcW w:w="2041" w:type="dxa"/>
          </w:tcPr>
          <w:p w14:paraId="38F8BA56" w14:textId="77777777" w:rsidR="000C7BFE" w:rsidRPr="00932424" w:rsidRDefault="000C7BFE" w:rsidP="00FE7E35">
            <w:pPr>
              <w:rPr>
                <w:rFonts w:cstheme="minorHAnsi"/>
                <w:sz w:val="20"/>
                <w:szCs w:val="20"/>
              </w:rPr>
            </w:pPr>
          </w:p>
        </w:tc>
        <w:tc>
          <w:tcPr>
            <w:tcW w:w="1859" w:type="dxa"/>
          </w:tcPr>
          <w:p w14:paraId="3911500F" w14:textId="77777777" w:rsidR="000C7BFE" w:rsidRPr="00932424" w:rsidRDefault="000C7BFE" w:rsidP="00FE7E35">
            <w:pPr>
              <w:rPr>
                <w:rFonts w:cstheme="minorHAnsi"/>
                <w:sz w:val="20"/>
                <w:szCs w:val="20"/>
              </w:rPr>
            </w:pPr>
            <w:r w:rsidRPr="00932424">
              <w:rPr>
                <w:rFonts w:cstheme="minorHAnsi"/>
                <w:sz w:val="20"/>
                <w:szCs w:val="20"/>
              </w:rPr>
              <w:t xml:space="preserve">   160-164cm</w:t>
            </w:r>
          </w:p>
        </w:tc>
        <w:tc>
          <w:tcPr>
            <w:tcW w:w="1860" w:type="dxa"/>
          </w:tcPr>
          <w:p w14:paraId="68391F9F" w14:textId="77777777" w:rsidR="000C7BFE" w:rsidRPr="00932424" w:rsidRDefault="00A70CB8" w:rsidP="00FE7E35">
            <w:pPr>
              <w:rPr>
                <w:rFonts w:cstheme="minorHAnsi"/>
                <w:sz w:val="20"/>
                <w:szCs w:val="20"/>
              </w:rPr>
            </w:pPr>
            <w:r w:rsidRPr="00932424">
              <w:rPr>
                <w:rFonts w:cstheme="minorHAnsi"/>
                <w:sz w:val="20"/>
                <w:szCs w:val="20"/>
              </w:rPr>
              <w:t>10,961 (30.2%)</w:t>
            </w:r>
          </w:p>
        </w:tc>
        <w:tc>
          <w:tcPr>
            <w:tcW w:w="1838" w:type="dxa"/>
          </w:tcPr>
          <w:p w14:paraId="727EFE3C" w14:textId="77777777" w:rsidR="000C7BFE" w:rsidRPr="00932424" w:rsidRDefault="00A70CB8" w:rsidP="00FE7E35">
            <w:pPr>
              <w:rPr>
                <w:rFonts w:cstheme="minorHAnsi"/>
                <w:sz w:val="20"/>
                <w:szCs w:val="20"/>
              </w:rPr>
            </w:pPr>
            <w:r w:rsidRPr="00932424">
              <w:rPr>
                <w:rFonts w:cstheme="minorHAnsi"/>
                <w:sz w:val="20"/>
                <w:szCs w:val="20"/>
              </w:rPr>
              <w:t>54 (27.6%)</w:t>
            </w:r>
          </w:p>
        </w:tc>
        <w:tc>
          <w:tcPr>
            <w:tcW w:w="1644" w:type="dxa"/>
          </w:tcPr>
          <w:p w14:paraId="0CEC3E15" w14:textId="77777777" w:rsidR="000C7BFE" w:rsidRPr="00932424" w:rsidRDefault="000C7BFE" w:rsidP="00FE7E35">
            <w:pPr>
              <w:rPr>
                <w:rFonts w:cstheme="minorHAnsi"/>
                <w:sz w:val="20"/>
                <w:szCs w:val="20"/>
              </w:rPr>
            </w:pPr>
          </w:p>
        </w:tc>
      </w:tr>
      <w:tr w:rsidR="000C7BFE" w:rsidRPr="00932424" w14:paraId="2877647C" w14:textId="77777777" w:rsidTr="000C7BFE">
        <w:tc>
          <w:tcPr>
            <w:tcW w:w="2041" w:type="dxa"/>
          </w:tcPr>
          <w:p w14:paraId="1DCF4384" w14:textId="77777777" w:rsidR="000C7BFE" w:rsidRPr="00932424" w:rsidRDefault="000C7BFE" w:rsidP="00FE7E35">
            <w:pPr>
              <w:rPr>
                <w:rFonts w:cstheme="minorHAnsi"/>
                <w:sz w:val="20"/>
                <w:szCs w:val="20"/>
              </w:rPr>
            </w:pPr>
          </w:p>
        </w:tc>
        <w:tc>
          <w:tcPr>
            <w:tcW w:w="1859" w:type="dxa"/>
          </w:tcPr>
          <w:p w14:paraId="335DCF95" w14:textId="77777777" w:rsidR="000C7BFE" w:rsidRPr="00932424" w:rsidRDefault="000C7BFE" w:rsidP="00FE7E35">
            <w:pPr>
              <w:rPr>
                <w:rFonts w:cstheme="minorHAnsi"/>
                <w:sz w:val="20"/>
                <w:szCs w:val="20"/>
              </w:rPr>
            </w:pPr>
            <w:r w:rsidRPr="00932424">
              <w:rPr>
                <w:rFonts w:cstheme="minorHAnsi"/>
                <w:sz w:val="20"/>
                <w:szCs w:val="20"/>
              </w:rPr>
              <w:t xml:space="preserve">   &gt;164cm</w:t>
            </w:r>
          </w:p>
        </w:tc>
        <w:tc>
          <w:tcPr>
            <w:tcW w:w="1860" w:type="dxa"/>
          </w:tcPr>
          <w:p w14:paraId="30F15C8C" w14:textId="77777777" w:rsidR="000C7BFE" w:rsidRPr="00932424" w:rsidRDefault="00A70CB8" w:rsidP="00FE7E35">
            <w:pPr>
              <w:rPr>
                <w:rFonts w:cstheme="minorHAnsi"/>
                <w:sz w:val="20"/>
                <w:szCs w:val="20"/>
              </w:rPr>
            </w:pPr>
            <w:r w:rsidRPr="00932424">
              <w:rPr>
                <w:rFonts w:cstheme="minorHAnsi"/>
                <w:sz w:val="20"/>
                <w:szCs w:val="20"/>
              </w:rPr>
              <w:t>12,172 (33.5%)</w:t>
            </w:r>
          </w:p>
        </w:tc>
        <w:tc>
          <w:tcPr>
            <w:tcW w:w="1838" w:type="dxa"/>
          </w:tcPr>
          <w:p w14:paraId="36784366" w14:textId="77777777" w:rsidR="000C7BFE" w:rsidRPr="00932424" w:rsidRDefault="00A70CB8" w:rsidP="00FE7E35">
            <w:pPr>
              <w:rPr>
                <w:rFonts w:cstheme="minorHAnsi"/>
                <w:sz w:val="20"/>
                <w:szCs w:val="20"/>
              </w:rPr>
            </w:pPr>
            <w:r w:rsidRPr="00932424">
              <w:rPr>
                <w:rFonts w:cstheme="minorHAnsi"/>
                <w:sz w:val="20"/>
                <w:szCs w:val="20"/>
              </w:rPr>
              <w:t>61 (31.1%)</w:t>
            </w:r>
          </w:p>
        </w:tc>
        <w:tc>
          <w:tcPr>
            <w:tcW w:w="1644" w:type="dxa"/>
          </w:tcPr>
          <w:p w14:paraId="3EBE600B" w14:textId="77777777" w:rsidR="000C7BFE" w:rsidRPr="00932424" w:rsidRDefault="000C7BFE" w:rsidP="00FE7E35">
            <w:pPr>
              <w:rPr>
                <w:rFonts w:cstheme="minorHAnsi"/>
                <w:sz w:val="20"/>
                <w:szCs w:val="20"/>
              </w:rPr>
            </w:pPr>
          </w:p>
        </w:tc>
      </w:tr>
      <w:tr w:rsidR="000C7BFE" w:rsidRPr="00932424" w14:paraId="3E8DCDB9" w14:textId="77777777" w:rsidTr="000C7BFE">
        <w:tc>
          <w:tcPr>
            <w:tcW w:w="2041" w:type="dxa"/>
          </w:tcPr>
          <w:p w14:paraId="07569E66" w14:textId="77777777" w:rsidR="000C7BFE" w:rsidRPr="00932424" w:rsidRDefault="000C7BFE" w:rsidP="00FE7E35">
            <w:pPr>
              <w:rPr>
                <w:rFonts w:cstheme="minorHAnsi"/>
                <w:sz w:val="20"/>
                <w:szCs w:val="20"/>
              </w:rPr>
            </w:pPr>
            <w:r w:rsidRPr="00932424">
              <w:rPr>
                <w:rFonts w:cstheme="minorHAnsi"/>
                <w:sz w:val="20"/>
                <w:szCs w:val="20"/>
              </w:rPr>
              <w:t>Pre-labour bleeding</w:t>
            </w:r>
          </w:p>
        </w:tc>
        <w:tc>
          <w:tcPr>
            <w:tcW w:w="1859" w:type="dxa"/>
          </w:tcPr>
          <w:p w14:paraId="21076F1F" w14:textId="77777777" w:rsidR="000C7BFE" w:rsidRPr="00932424" w:rsidRDefault="000C7BFE" w:rsidP="00FE7E35">
            <w:pPr>
              <w:rPr>
                <w:rFonts w:cstheme="minorHAnsi"/>
                <w:sz w:val="20"/>
                <w:szCs w:val="20"/>
              </w:rPr>
            </w:pPr>
          </w:p>
        </w:tc>
        <w:tc>
          <w:tcPr>
            <w:tcW w:w="1860" w:type="dxa"/>
          </w:tcPr>
          <w:p w14:paraId="353EB75A" w14:textId="77777777" w:rsidR="000C7BFE" w:rsidRPr="00932424" w:rsidRDefault="00A70CB8" w:rsidP="00FE7E35">
            <w:pPr>
              <w:rPr>
                <w:rFonts w:cstheme="minorHAnsi"/>
                <w:sz w:val="20"/>
                <w:szCs w:val="20"/>
              </w:rPr>
            </w:pPr>
            <w:r w:rsidRPr="00932424">
              <w:rPr>
                <w:rFonts w:cstheme="minorHAnsi"/>
                <w:sz w:val="20"/>
                <w:szCs w:val="20"/>
              </w:rPr>
              <w:t>10,792 (28.1%)</w:t>
            </w:r>
          </w:p>
        </w:tc>
        <w:tc>
          <w:tcPr>
            <w:tcW w:w="1838" w:type="dxa"/>
          </w:tcPr>
          <w:p w14:paraId="420CCF49" w14:textId="77777777" w:rsidR="000C7BFE" w:rsidRPr="00932424" w:rsidRDefault="00A70CB8" w:rsidP="00FE7E35">
            <w:pPr>
              <w:rPr>
                <w:rFonts w:cstheme="minorHAnsi"/>
                <w:sz w:val="20"/>
                <w:szCs w:val="20"/>
              </w:rPr>
            </w:pPr>
            <w:r w:rsidRPr="00932424">
              <w:rPr>
                <w:rFonts w:cstheme="minorHAnsi"/>
                <w:sz w:val="20"/>
                <w:szCs w:val="20"/>
              </w:rPr>
              <w:t>69 (33.8%)</w:t>
            </w:r>
          </w:p>
        </w:tc>
        <w:tc>
          <w:tcPr>
            <w:tcW w:w="1644" w:type="dxa"/>
          </w:tcPr>
          <w:p w14:paraId="00790A53" w14:textId="77777777" w:rsidR="000C7BFE" w:rsidRPr="00932424" w:rsidRDefault="00A70CB8" w:rsidP="00FE7E35">
            <w:pPr>
              <w:rPr>
                <w:rFonts w:cstheme="minorHAnsi"/>
                <w:sz w:val="20"/>
                <w:szCs w:val="20"/>
              </w:rPr>
            </w:pPr>
            <w:r w:rsidRPr="00932424">
              <w:rPr>
                <w:rFonts w:cstheme="minorHAnsi"/>
                <w:sz w:val="20"/>
                <w:szCs w:val="20"/>
              </w:rPr>
              <w:t>0.071</w:t>
            </w:r>
          </w:p>
        </w:tc>
      </w:tr>
      <w:tr w:rsidR="000C7BFE" w:rsidRPr="00932424" w14:paraId="53C4ED1B" w14:textId="77777777" w:rsidTr="000C7BFE">
        <w:tc>
          <w:tcPr>
            <w:tcW w:w="2041" w:type="dxa"/>
          </w:tcPr>
          <w:p w14:paraId="6119F531" w14:textId="77777777" w:rsidR="000C7BFE" w:rsidRPr="00932424" w:rsidRDefault="000C7BFE" w:rsidP="00FE7E35">
            <w:pPr>
              <w:rPr>
                <w:rFonts w:cstheme="minorHAnsi"/>
                <w:sz w:val="20"/>
                <w:szCs w:val="20"/>
              </w:rPr>
            </w:pPr>
            <w:r w:rsidRPr="00932424">
              <w:rPr>
                <w:rFonts w:cstheme="minorHAnsi"/>
                <w:sz w:val="20"/>
                <w:szCs w:val="20"/>
              </w:rPr>
              <w:t>A/N Viral Illness</w:t>
            </w:r>
          </w:p>
        </w:tc>
        <w:tc>
          <w:tcPr>
            <w:tcW w:w="1859" w:type="dxa"/>
          </w:tcPr>
          <w:p w14:paraId="3BE04CF1" w14:textId="77777777" w:rsidR="000C7BFE" w:rsidRPr="00932424" w:rsidRDefault="000C7BFE" w:rsidP="00FE7E35">
            <w:pPr>
              <w:rPr>
                <w:rFonts w:cstheme="minorHAnsi"/>
                <w:sz w:val="20"/>
                <w:szCs w:val="20"/>
              </w:rPr>
            </w:pPr>
          </w:p>
        </w:tc>
        <w:tc>
          <w:tcPr>
            <w:tcW w:w="1860" w:type="dxa"/>
          </w:tcPr>
          <w:p w14:paraId="26F481DC" w14:textId="77777777" w:rsidR="000C7BFE" w:rsidRPr="00932424" w:rsidRDefault="00A70CB8" w:rsidP="00FE7E35">
            <w:pPr>
              <w:rPr>
                <w:rFonts w:cstheme="minorHAnsi"/>
                <w:sz w:val="20"/>
                <w:szCs w:val="20"/>
              </w:rPr>
            </w:pPr>
            <w:r w:rsidRPr="00932424">
              <w:rPr>
                <w:rFonts w:cstheme="minorHAnsi"/>
                <w:sz w:val="20"/>
                <w:szCs w:val="20"/>
              </w:rPr>
              <w:t>2,688 (6.9%)</w:t>
            </w:r>
          </w:p>
        </w:tc>
        <w:tc>
          <w:tcPr>
            <w:tcW w:w="1838" w:type="dxa"/>
          </w:tcPr>
          <w:p w14:paraId="0D269344" w14:textId="77777777" w:rsidR="000C7BFE" w:rsidRPr="00932424" w:rsidRDefault="00A70CB8" w:rsidP="00FE7E35">
            <w:pPr>
              <w:rPr>
                <w:rFonts w:cstheme="minorHAnsi"/>
                <w:sz w:val="20"/>
                <w:szCs w:val="20"/>
              </w:rPr>
            </w:pPr>
            <w:r w:rsidRPr="00932424">
              <w:rPr>
                <w:rFonts w:cstheme="minorHAnsi"/>
                <w:sz w:val="20"/>
                <w:szCs w:val="20"/>
              </w:rPr>
              <w:t>15 (7.2%)</w:t>
            </w:r>
          </w:p>
        </w:tc>
        <w:tc>
          <w:tcPr>
            <w:tcW w:w="1644" w:type="dxa"/>
          </w:tcPr>
          <w:p w14:paraId="1BEC4FFA" w14:textId="77777777" w:rsidR="000C7BFE" w:rsidRPr="00932424" w:rsidRDefault="00A70CB8" w:rsidP="00FE7E35">
            <w:pPr>
              <w:rPr>
                <w:rFonts w:cstheme="minorHAnsi"/>
                <w:sz w:val="20"/>
                <w:szCs w:val="20"/>
              </w:rPr>
            </w:pPr>
            <w:r w:rsidRPr="00932424">
              <w:rPr>
                <w:rFonts w:cstheme="minorHAnsi"/>
                <w:sz w:val="20"/>
                <w:szCs w:val="20"/>
              </w:rPr>
              <w:t>0.846</w:t>
            </w:r>
          </w:p>
        </w:tc>
      </w:tr>
      <w:tr w:rsidR="000C7BFE" w:rsidRPr="00932424" w14:paraId="36BA0F05" w14:textId="77777777" w:rsidTr="000C7BFE">
        <w:tc>
          <w:tcPr>
            <w:tcW w:w="2041" w:type="dxa"/>
          </w:tcPr>
          <w:p w14:paraId="44C902FE" w14:textId="77777777" w:rsidR="000C7BFE" w:rsidRPr="00932424" w:rsidRDefault="000C7BFE" w:rsidP="00FE7E35">
            <w:pPr>
              <w:rPr>
                <w:rFonts w:cstheme="minorHAnsi"/>
                <w:sz w:val="20"/>
                <w:szCs w:val="20"/>
              </w:rPr>
            </w:pPr>
            <w:r w:rsidRPr="00932424">
              <w:rPr>
                <w:rFonts w:cstheme="minorHAnsi"/>
                <w:sz w:val="20"/>
                <w:szCs w:val="20"/>
              </w:rPr>
              <w:t>Alcoholism</w:t>
            </w:r>
          </w:p>
        </w:tc>
        <w:tc>
          <w:tcPr>
            <w:tcW w:w="1859" w:type="dxa"/>
          </w:tcPr>
          <w:p w14:paraId="6E84B079" w14:textId="77777777" w:rsidR="000C7BFE" w:rsidRPr="00932424" w:rsidRDefault="000C7BFE" w:rsidP="00FE7E35">
            <w:pPr>
              <w:rPr>
                <w:rFonts w:cstheme="minorHAnsi"/>
                <w:sz w:val="20"/>
                <w:szCs w:val="20"/>
              </w:rPr>
            </w:pPr>
          </w:p>
        </w:tc>
        <w:tc>
          <w:tcPr>
            <w:tcW w:w="1860" w:type="dxa"/>
          </w:tcPr>
          <w:p w14:paraId="737308DE" w14:textId="77777777" w:rsidR="000C7BFE" w:rsidRPr="00932424" w:rsidRDefault="00A70CB8" w:rsidP="00FE7E35">
            <w:pPr>
              <w:rPr>
                <w:rFonts w:cstheme="minorHAnsi"/>
                <w:sz w:val="20"/>
                <w:szCs w:val="20"/>
              </w:rPr>
            </w:pPr>
            <w:r w:rsidRPr="00932424">
              <w:rPr>
                <w:rFonts w:cstheme="minorHAnsi"/>
                <w:sz w:val="20"/>
                <w:szCs w:val="20"/>
              </w:rPr>
              <w:t>44 (0.11%)</w:t>
            </w:r>
          </w:p>
        </w:tc>
        <w:tc>
          <w:tcPr>
            <w:tcW w:w="1838" w:type="dxa"/>
          </w:tcPr>
          <w:p w14:paraId="1F2810AE" w14:textId="77777777" w:rsidR="000C7BFE" w:rsidRPr="00932424" w:rsidRDefault="00A70CB8" w:rsidP="00FE7E35">
            <w:pPr>
              <w:rPr>
                <w:rFonts w:cstheme="minorHAnsi"/>
                <w:sz w:val="20"/>
                <w:szCs w:val="20"/>
              </w:rPr>
            </w:pPr>
            <w:r w:rsidRPr="00932424">
              <w:rPr>
                <w:rFonts w:cstheme="minorHAnsi"/>
                <w:sz w:val="20"/>
                <w:szCs w:val="20"/>
              </w:rPr>
              <w:t>0 (0.0%)</w:t>
            </w:r>
          </w:p>
        </w:tc>
        <w:tc>
          <w:tcPr>
            <w:tcW w:w="1644" w:type="dxa"/>
          </w:tcPr>
          <w:p w14:paraId="5F14A991" w14:textId="77777777" w:rsidR="000C7BFE" w:rsidRPr="00932424" w:rsidRDefault="00A70CB8" w:rsidP="00FE7E35">
            <w:pPr>
              <w:rPr>
                <w:rFonts w:cstheme="minorHAnsi"/>
                <w:sz w:val="20"/>
                <w:szCs w:val="20"/>
              </w:rPr>
            </w:pPr>
            <w:r w:rsidRPr="00932424">
              <w:rPr>
                <w:rFonts w:cstheme="minorHAnsi"/>
                <w:sz w:val="20"/>
                <w:szCs w:val="20"/>
              </w:rPr>
              <w:t>0.628</w:t>
            </w:r>
          </w:p>
        </w:tc>
      </w:tr>
      <w:tr w:rsidR="000C7BFE" w:rsidRPr="00932424" w14:paraId="5AD57C5B" w14:textId="77777777" w:rsidTr="000C7BFE">
        <w:tc>
          <w:tcPr>
            <w:tcW w:w="2041" w:type="dxa"/>
          </w:tcPr>
          <w:p w14:paraId="1ADF0983" w14:textId="77777777" w:rsidR="000C7BFE" w:rsidRPr="00932424" w:rsidRDefault="000C7BFE" w:rsidP="00FE7E35">
            <w:pPr>
              <w:rPr>
                <w:rFonts w:cstheme="minorHAnsi"/>
                <w:sz w:val="20"/>
                <w:szCs w:val="20"/>
              </w:rPr>
            </w:pPr>
            <w:r w:rsidRPr="00932424">
              <w:rPr>
                <w:rFonts w:cstheme="minorHAnsi"/>
                <w:sz w:val="20"/>
                <w:szCs w:val="20"/>
              </w:rPr>
              <w:t>Fever</w:t>
            </w:r>
          </w:p>
        </w:tc>
        <w:tc>
          <w:tcPr>
            <w:tcW w:w="1859" w:type="dxa"/>
          </w:tcPr>
          <w:p w14:paraId="797CA022" w14:textId="77777777" w:rsidR="000C7BFE" w:rsidRPr="00932424" w:rsidRDefault="000C7BFE" w:rsidP="00FE7E35">
            <w:pPr>
              <w:rPr>
                <w:rFonts w:cstheme="minorHAnsi"/>
                <w:sz w:val="20"/>
                <w:szCs w:val="20"/>
              </w:rPr>
            </w:pPr>
          </w:p>
        </w:tc>
        <w:tc>
          <w:tcPr>
            <w:tcW w:w="1860" w:type="dxa"/>
          </w:tcPr>
          <w:p w14:paraId="3D18255F" w14:textId="77777777" w:rsidR="000C7BFE" w:rsidRPr="00932424" w:rsidRDefault="00A70CB8" w:rsidP="00FE7E35">
            <w:pPr>
              <w:rPr>
                <w:rFonts w:cstheme="minorHAnsi"/>
                <w:sz w:val="20"/>
                <w:szCs w:val="20"/>
              </w:rPr>
            </w:pPr>
            <w:r w:rsidRPr="00932424">
              <w:rPr>
                <w:rFonts w:cstheme="minorHAnsi"/>
                <w:sz w:val="20"/>
                <w:szCs w:val="20"/>
              </w:rPr>
              <w:t>5,068 (13.0%)</w:t>
            </w:r>
          </w:p>
        </w:tc>
        <w:tc>
          <w:tcPr>
            <w:tcW w:w="1838" w:type="dxa"/>
          </w:tcPr>
          <w:p w14:paraId="625E9270" w14:textId="77777777" w:rsidR="000C7BFE" w:rsidRPr="00932424" w:rsidRDefault="00A70CB8" w:rsidP="00FE7E35">
            <w:pPr>
              <w:rPr>
                <w:rFonts w:cstheme="minorHAnsi"/>
                <w:sz w:val="20"/>
                <w:szCs w:val="20"/>
              </w:rPr>
            </w:pPr>
            <w:r w:rsidRPr="00932424">
              <w:rPr>
                <w:rFonts w:cstheme="minorHAnsi"/>
                <w:sz w:val="20"/>
                <w:szCs w:val="20"/>
              </w:rPr>
              <w:t>26 (12.4%)</w:t>
            </w:r>
          </w:p>
        </w:tc>
        <w:tc>
          <w:tcPr>
            <w:tcW w:w="1644" w:type="dxa"/>
          </w:tcPr>
          <w:p w14:paraId="6124C63A" w14:textId="77777777" w:rsidR="000C7BFE" w:rsidRPr="00932424" w:rsidRDefault="00A70CB8" w:rsidP="00FE7E35">
            <w:pPr>
              <w:rPr>
                <w:rFonts w:cstheme="minorHAnsi"/>
                <w:sz w:val="20"/>
                <w:szCs w:val="20"/>
              </w:rPr>
            </w:pPr>
            <w:r w:rsidRPr="00932424">
              <w:rPr>
                <w:rFonts w:cstheme="minorHAnsi"/>
                <w:sz w:val="20"/>
                <w:szCs w:val="20"/>
              </w:rPr>
              <w:t>0.817</w:t>
            </w:r>
          </w:p>
        </w:tc>
      </w:tr>
      <w:tr w:rsidR="000C7BFE" w:rsidRPr="00932424" w14:paraId="17B0AE1B" w14:textId="77777777" w:rsidTr="000C7BFE">
        <w:tc>
          <w:tcPr>
            <w:tcW w:w="2041" w:type="dxa"/>
          </w:tcPr>
          <w:p w14:paraId="4B108E5E" w14:textId="77777777" w:rsidR="000C7BFE" w:rsidRPr="00932424" w:rsidRDefault="000C7BFE" w:rsidP="00FE7E35">
            <w:pPr>
              <w:rPr>
                <w:rFonts w:cstheme="minorHAnsi"/>
                <w:sz w:val="20"/>
                <w:szCs w:val="20"/>
              </w:rPr>
            </w:pPr>
            <w:r w:rsidRPr="00932424">
              <w:rPr>
                <w:rFonts w:cstheme="minorHAnsi"/>
                <w:sz w:val="20"/>
                <w:szCs w:val="20"/>
              </w:rPr>
              <w:t>Male</w:t>
            </w:r>
          </w:p>
        </w:tc>
        <w:tc>
          <w:tcPr>
            <w:tcW w:w="1859" w:type="dxa"/>
          </w:tcPr>
          <w:p w14:paraId="553287C9" w14:textId="77777777" w:rsidR="000C7BFE" w:rsidRPr="00932424" w:rsidRDefault="000C7BFE" w:rsidP="00FE7E35">
            <w:pPr>
              <w:rPr>
                <w:rFonts w:cstheme="minorHAnsi"/>
                <w:sz w:val="20"/>
                <w:szCs w:val="20"/>
              </w:rPr>
            </w:pPr>
          </w:p>
        </w:tc>
        <w:tc>
          <w:tcPr>
            <w:tcW w:w="1860" w:type="dxa"/>
          </w:tcPr>
          <w:p w14:paraId="0E90097B" w14:textId="77777777" w:rsidR="000C7BFE" w:rsidRPr="00932424" w:rsidRDefault="00171652" w:rsidP="00FE7E35">
            <w:pPr>
              <w:rPr>
                <w:rFonts w:cstheme="minorHAnsi"/>
                <w:sz w:val="20"/>
                <w:szCs w:val="20"/>
              </w:rPr>
            </w:pPr>
            <w:r w:rsidRPr="00932424">
              <w:rPr>
                <w:rFonts w:cstheme="minorHAnsi"/>
                <w:sz w:val="20"/>
                <w:szCs w:val="20"/>
              </w:rPr>
              <w:t>19,842 (50.6%)</w:t>
            </w:r>
          </w:p>
        </w:tc>
        <w:tc>
          <w:tcPr>
            <w:tcW w:w="1838" w:type="dxa"/>
          </w:tcPr>
          <w:p w14:paraId="46C876E5" w14:textId="77777777" w:rsidR="000C7BFE" w:rsidRPr="00932424" w:rsidRDefault="00171652" w:rsidP="00FE7E35">
            <w:pPr>
              <w:rPr>
                <w:rFonts w:cstheme="minorHAnsi"/>
                <w:sz w:val="20"/>
                <w:szCs w:val="20"/>
              </w:rPr>
            </w:pPr>
            <w:r w:rsidRPr="00932424">
              <w:rPr>
                <w:rFonts w:cstheme="minorHAnsi"/>
                <w:sz w:val="20"/>
                <w:szCs w:val="20"/>
              </w:rPr>
              <w:t>134 (62.1%)</w:t>
            </w:r>
          </w:p>
        </w:tc>
        <w:tc>
          <w:tcPr>
            <w:tcW w:w="1644" w:type="dxa"/>
          </w:tcPr>
          <w:p w14:paraId="13860669" w14:textId="77777777" w:rsidR="000C7BFE" w:rsidRPr="00932424" w:rsidRDefault="00171652" w:rsidP="00FE7E35">
            <w:pPr>
              <w:rPr>
                <w:rFonts w:cstheme="minorHAnsi"/>
                <w:sz w:val="20"/>
                <w:szCs w:val="20"/>
              </w:rPr>
            </w:pPr>
            <w:r w:rsidRPr="00932424">
              <w:rPr>
                <w:rFonts w:cstheme="minorHAnsi"/>
                <w:sz w:val="20"/>
                <w:szCs w:val="20"/>
              </w:rPr>
              <w:t>&lt;0.001</w:t>
            </w:r>
          </w:p>
        </w:tc>
      </w:tr>
      <w:tr w:rsidR="000C7BFE" w:rsidRPr="00932424" w14:paraId="5CE00EF4" w14:textId="77777777" w:rsidTr="000C7BFE">
        <w:tc>
          <w:tcPr>
            <w:tcW w:w="2041" w:type="dxa"/>
          </w:tcPr>
          <w:p w14:paraId="701411FB" w14:textId="77777777" w:rsidR="000C7BFE" w:rsidRPr="00932424" w:rsidRDefault="000C7BFE" w:rsidP="00FE7E35">
            <w:pPr>
              <w:rPr>
                <w:rFonts w:cstheme="minorHAnsi"/>
                <w:sz w:val="20"/>
                <w:szCs w:val="20"/>
              </w:rPr>
            </w:pPr>
            <w:r w:rsidRPr="00932424">
              <w:rPr>
                <w:rFonts w:cstheme="minorHAnsi"/>
                <w:sz w:val="20"/>
                <w:szCs w:val="20"/>
              </w:rPr>
              <w:t>Placental Previa</w:t>
            </w:r>
          </w:p>
        </w:tc>
        <w:tc>
          <w:tcPr>
            <w:tcW w:w="1859" w:type="dxa"/>
          </w:tcPr>
          <w:p w14:paraId="4D02B1A9" w14:textId="77777777" w:rsidR="000C7BFE" w:rsidRPr="00932424" w:rsidRDefault="000C7BFE" w:rsidP="00FE7E35">
            <w:pPr>
              <w:rPr>
                <w:rFonts w:cstheme="minorHAnsi"/>
                <w:sz w:val="20"/>
                <w:szCs w:val="20"/>
              </w:rPr>
            </w:pPr>
          </w:p>
        </w:tc>
        <w:tc>
          <w:tcPr>
            <w:tcW w:w="1860" w:type="dxa"/>
          </w:tcPr>
          <w:p w14:paraId="7B667463" w14:textId="77777777" w:rsidR="000C7BFE" w:rsidRPr="00932424" w:rsidRDefault="00171652" w:rsidP="00FE7E35">
            <w:pPr>
              <w:rPr>
                <w:rFonts w:cstheme="minorHAnsi"/>
                <w:sz w:val="20"/>
                <w:szCs w:val="20"/>
              </w:rPr>
            </w:pPr>
            <w:r w:rsidRPr="00932424">
              <w:rPr>
                <w:rFonts w:cstheme="minorHAnsi"/>
                <w:sz w:val="20"/>
                <w:szCs w:val="20"/>
              </w:rPr>
              <w:t>160 (0.41%)</w:t>
            </w:r>
          </w:p>
        </w:tc>
        <w:tc>
          <w:tcPr>
            <w:tcW w:w="1838" w:type="dxa"/>
          </w:tcPr>
          <w:p w14:paraId="248BEB8F" w14:textId="77777777" w:rsidR="000C7BFE" w:rsidRPr="00932424" w:rsidRDefault="00171652" w:rsidP="00FE7E35">
            <w:pPr>
              <w:rPr>
                <w:rFonts w:cstheme="minorHAnsi"/>
                <w:sz w:val="20"/>
                <w:szCs w:val="20"/>
              </w:rPr>
            </w:pPr>
            <w:r w:rsidRPr="00932424">
              <w:rPr>
                <w:rFonts w:cstheme="minorHAnsi"/>
                <w:sz w:val="20"/>
                <w:szCs w:val="20"/>
              </w:rPr>
              <w:t>3 (1.5%)</w:t>
            </w:r>
          </w:p>
        </w:tc>
        <w:tc>
          <w:tcPr>
            <w:tcW w:w="1644" w:type="dxa"/>
          </w:tcPr>
          <w:p w14:paraId="26D88E83" w14:textId="77777777" w:rsidR="000C7BFE" w:rsidRPr="00932424" w:rsidRDefault="00171652" w:rsidP="00FE7E35">
            <w:pPr>
              <w:rPr>
                <w:rFonts w:cstheme="minorHAnsi"/>
                <w:sz w:val="20"/>
                <w:szCs w:val="20"/>
              </w:rPr>
            </w:pPr>
            <w:r w:rsidRPr="00932424">
              <w:rPr>
                <w:rFonts w:cstheme="minorHAnsi"/>
                <w:sz w:val="20"/>
                <w:szCs w:val="20"/>
              </w:rPr>
              <w:t>0.020</w:t>
            </w:r>
          </w:p>
        </w:tc>
      </w:tr>
      <w:tr w:rsidR="000C7BFE" w:rsidRPr="00932424" w14:paraId="245756F8" w14:textId="77777777" w:rsidTr="000C7BFE">
        <w:tc>
          <w:tcPr>
            <w:tcW w:w="2041" w:type="dxa"/>
          </w:tcPr>
          <w:p w14:paraId="1AAA9EE7" w14:textId="77777777" w:rsidR="000C7BFE" w:rsidRPr="00932424" w:rsidRDefault="000C7BFE" w:rsidP="00FE7E35">
            <w:pPr>
              <w:rPr>
                <w:rFonts w:cstheme="minorHAnsi"/>
                <w:sz w:val="20"/>
                <w:szCs w:val="20"/>
              </w:rPr>
            </w:pPr>
            <w:r w:rsidRPr="00932424">
              <w:rPr>
                <w:rFonts w:cstheme="minorHAnsi"/>
                <w:sz w:val="20"/>
                <w:szCs w:val="20"/>
              </w:rPr>
              <w:t>Multiple Birth</w:t>
            </w:r>
          </w:p>
        </w:tc>
        <w:tc>
          <w:tcPr>
            <w:tcW w:w="1859" w:type="dxa"/>
          </w:tcPr>
          <w:p w14:paraId="1E9ECBDA" w14:textId="77777777" w:rsidR="000C7BFE" w:rsidRPr="00932424" w:rsidRDefault="000C7BFE" w:rsidP="00FE7E35">
            <w:pPr>
              <w:rPr>
                <w:rFonts w:cstheme="minorHAnsi"/>
                <w:sz w:val="20"/>
                <w:szCs w:val="20"/>
              </w:rPr>
            </w:pPr>
          </w:p>
        </w:tc>
        <w:tc>
          <w:tcPr>
            <w:tcW w:w="1860" w:type="dxa"/>
          </w:tcPr>
          <w:p w14:paraId="4CFF2C0F" w14:textId="77777777" w:rsidR="000C7BFE" w:rsidRPr="00932424" w:rsidRDefault="00171652" w:rsidP="00FE7E35">
            <w:pPr>
              <w:rPr>
                <w:rFonts w:cstheme="minorHAnsi"/>
                <w:sz w:val="20"/>
                <w:szCs w:val="20"/>
              </w:rPr>
            </w:pPr>
            <w:r w:rsidRPr="00932424">
              <w:rPr>
                <w:rFonts w:cstheme="minorHAnsi"/>
                <w:sz w:val="20"/>
                <w:szCs w:val="20"/>
              </w:rPr>
              <w:t>290 (0.74)</w:t>
            </w:r>
          </w:p>
        </w:tc>
        <w:tc>
          <w:tcPr>
            <w:tcW w:w="1838" w:type="dxa"/>
          </w:tcPr>
          <w:p w14:paraId="744A0853" w14:textId="77777777" w:rsidR="000C7BFE" w:rsidRPr="00932424" w:rsidRDefault="00171652" w:rsidP="00FE7E35">
            <w:pPr>
              <w:rPr>
                <w:rFonts w:cstheme="minorHAnsi"/>
                <w:sz w:val="20"/>
                <w:szCs w:val="20"/>
              </w:rPr>
            </w:pPr>
            <w:r w:rsidRPr="00932424">
              <w:rPr>
                <w:rFonts w:cstheme="minorHAnsi"/>
                <w:sz w:val="20"/>
                <w:szCs w:val="20"/>
              </w:rPr>
              <w:t>5 (2.4%)</w:t>
            </w:r>
          </w:p>
        </w:tc>
        <w:tc>
          <w:tcPr>
            <w:tcW w:w="1644" w:type="dxa"/>
          </w:tcPr>
          <w:p w14:paraId="572E3FED" w14:textId="77777777" w:rsidR="000C7BFE" w:rsidRPr="00932424" w:rsidRDefault="00171652" w:rsidP="00FE7E35">
            <w:pPr>
              <w:rPr>
                <w:rFonts w:cstheme="minorHAnsi"/>
                <w:sz w:val="20"/>
                <w:szCs w:val="20"/>
              </w:rPr>
            </w:pPr>
            <w:r w:rsidRPr="00932424">
              <w:rPr>
                <w:rFonts w:cstheme="minorHAnsi"/>
                <w:sz w:val="20"/>
                <w:szCs w:val="20"/>
              </w:rPr>
              <w:t>0.006</w:t>
            </w:r>
          </w:p>
        </w:tc>
      </w:tr>
      <w:tr w:rsidR="009D5620" w:rsidRPr="00932424" w14:paraId="1135552B" w14:textId="77777777" w:rsidTr="00932424">
        <w:tc>
          <w:tcPr>
            <w:tcW w:w="9242" w:type="dxa"/>
            <w:gridSpan w:val="5"/>
          </w:tcPr>
          <w:p w14:paraId="45B022D6" w14:textId="77777777" w:rsidR="009D5620" w:rsidRPr="00932424" w:rsidRDefault="009D5620" w:rsidP="00FE7E35">
            <w:pPr>
              <w:rPr>
                <w:rFonts w:cstheme="minorHAnsi"/>
                <w:sz w:val="20"/>
                <w:szCs w:val="20"/>
              </w:rPr>
            </w:pPr>
            <w:r w:rsidRPr="00932424">
              <w:rPr>
                <w:rFonts w:cstheme="minorHAnsi"/>
                <w:b/>
                <w:sz w:val="20"/>
                <w:szCs w:val="20"/>
              </w:rPr>
              <w:t>Growth Measures</w:t>
            </w:r>
          </w:p>
        </w:tc>
      </w:tr>
      <w:tr w:rsidR="00581224" w:rsidRPr="00932424" w14:paraId="05D50414" w14:textId="77777777" w:rsidTr="000C7BFE">
        <w:tc>
          <w:tcPr>
            <w:tcW w:w="2041" w:type="dxa"/>
          </w:tcPr>
          <w:p w14:paraId="46111BE7" w14:textId="77777777" w:rsidR="00581224" w:rsidRPr="00932424" w:rsidRDefault="00581224" w:rsidP="00874DB1">
            <w:pPr>
              <w:rPr>
                <w:rFonts w:cstheme="minorHAnsi"/>
                <w:sz w:val="20"/>
                <w:szCs w:val="20"/>
              </w:rPr>
            </w:pPr>
            <w:r w:rsidRPr="00932424">
              <w:rPr>
                <w:rFonts w:cstheme="minorHAnsi"/>
                <w:sz w:val="20"/>
                <w:szCs w:val="20"/>
              </w:rPr>
              <w:t>Birth weight centile</w:t>
            </w:r>
          </w:p>
        </w:tc>
        <w:tc>
          <w:tcPr>
            <w:tcW w:w="1859" w:type="dxa"/>
          </w:tcPr>
          <w:p w14:paraId="1968391F" w14:textId="77777777" w:rsidR="00581224" w:rsidRPr="00932424" w:rsidRDefault="00581224" w:rsidP="00874DB1">
            <w:pPr>
              <w:rPr>
                <w:rFonts w:cstheme="minorHAnsi"/>
                <w:sz w:val="20"/>
                <w:szCs w:val="20"/>
              </w:rPr>
            </w:pPr>
            <w:r w:rsidRPr="00932424">
              <w:rPr>
                <w:rFonts w:cstheme="minorHAnsi"/>
                <w:sz w:val="20"/>
                <w:szCs w:val="20"/>
              </w:rPr>
              <w:t xml:space="preserve">   Less than 3</w:t>
            </w:r>
            <w:r w:rsidRPr="00932424">
              <w:rPr>
                <w:rFonts w:cstheme="minorHAnsi"/>
                <w:sz w:val="20"/>
                <w:szCs w:val="20"/>
                <w:vertAlign w:val="superscript"/>
              </w:rPr>
              <w:t>rd</w:t>
            </w:r>
          </w:p>
        </w:tc>
        <w:tc>
          <w:tcPr>
            <w:tcW w:w="1860" w:type="dxa"/>
          </w:tcPr>
          <w:p w14:paraId="4E6429AF" w14:textId="77777777" w:rsidR="00581224" w:rsidRPr="00932424" w:rsidRDefault="00581224" w:rsidP="00A70CB8">
            <w:pPr>
              <w:rPr>
                <w:rFonts w:cstheme="minorHAnsi"/>
                <w:sz w:val="20"/>
                <w:szCs w:val="20"/>
              </w:rPr>
            </w:pPr>
            <w:r w:rsidRPr="00932424">
              <w:rPr>
                <w:rFonts w:cstheme="minorHAnsi"/>
                <w:sz w:val="20"/>
                <w:szCs w:val="20"/>
              </w:rPr>
              <w:t>1</w:t>
            </w:r>
            <w:r w:rsidR="00A70CB8" w:rsidRPr="00932424">
              <w:rPr>
                <w:rFonts w:cstheme="minorHAnsi"/>
                <w:sz w:val="20"/>
                <w:szCs w:val="20"/>
              </w:rPr>
              <w:t>208 (3.1%)</w:t>
            </w:r>
          </w:p>
        </w:tc>
        <w:tc>
          <w:tcPr>
            <w:tcW w:w="1838" w:type="dxa"/>
          </w:tcPr>
          <w:p w14:paraId="73A00D17" w14:textId="77777777" w:rsidR="00581224" w:rsidRPr="00932424" w:rsidRDefault="00A70CB8" w:rsidP="00874DB1">
            <w:pPr>
              <w:rPr>
                <w:rFonts w:cstheme="minorHAnsi"/>
                <w:sz w:val="20"/>
                <w:szCs w:val="20"/>
              </w:rPr>
            </w:pPr>
            <w:r w:rsidRPr="00932424">
              <w:rPr>
                <w:rFonts w:cstheme="minorHAnsi"/>
                <w:sz w:val="20"/>
                <w:szCs w:val="20"/>
              </w:rPr>
              <w:t>29 (14.1%)</w:t>
            </w:r>
          </w:p>
        </w:tc>
        <w:tc>
          <w:tcPr>
            <w:tcW w:w="1644" w:type="dxa"/>
          </w:tcPr>
          <w:p w14:paraId="5E23287C" w14:textId="77777777" w:rsidR="00581224" w:rsidRPr="00932424" w:rsidRDefault="00A70CB8" w:rsidP="00874DB1">
            <w:pPr>
              <w:rPr>
                <w:rFonts w:cstheme="minorHAnsi"/>
                <w:sz w:val="20"/>
                <w:szCs w:val="20"/>
              </w:rPr>
            </w:pPr>
            <w:r w:rsidRPr="00932424">
              <w:rPr>
                <w:rFonts w:cstheme="minorHAnsi"/>
                <w:sz w:val="20"/>
                <w:szCs w:val="20"/>
              </w:rPr>
              <w:t>&lt;0.001</w:t>
            </w:r>
          </w:p>
        </w:tc>
      </w:tr>
      <w:tr w:rsidR="00581224" w:rsidRPr="00932424" w14:paraId="0C6AAF9A" w14:textId="77777777" w:rsidTr="000C7BFE">
        <w:tc>
          <w:tcPr>
            <w:tcW w:w="2041" w:type="dxa"/>
          </w:tcPr>
          <w:p w14:paraId="580A1D60" w14:textId="77777777" w:rsidR="00581224" w:rsidRPr="00932424" w:rsidRDefault="00581224" w:rsidP="00874DB1">
            <w:pPr>
              <w:rPr>
                <w:rFonts w:cstheme="minorHAnsi"/>
                <w:sz w:val="20"/>
                <w:szCs w:val="20"/>
              </w:rPr>
            </w:pPr>
          </w:p>
        </w:tc>
        <w:tc>
          <w:tcPr>
            <w:tcW w:w="1859" w:type="dxa"/>
          </w:tcPr>
          <w:p w14:paraId="1715C8DD" w14:textId="77777777" w:rsidR="00581224" w:rsidRPr="00932424" w:rsidRDefault="00581224" w:rsidP="00874DB1">
            <w:pPr>
              <w:rPr>
                <w:rFonts w:cstheme="minorHAnsi"/>
                <w:sz w:val="20"/>
                <w:szCs w:val="20"/>
              </w:rPr>
            </w:pPr>
            <w:r w:rsidRPr="00932424">
              <w:rPr>
                <w:rFonts w:cstheme="minorHAnsi"/>
                <w:sz w:val="20"/>
                <w:szCs w:val="20"/>
              </w:rPr>
              <w:t xml:space="preserve">   3</w:t>
            </w:r>
            <w:r w:rsidRPr="00932424">
              <w:rPr>
                <w:rFonts w:cstheme="minorHAnsi"/>
                <w:sz w:val="20"/>
                <w:szCs w:val="20"/>
                <w:vertAlign w:val="superscript"/>
              </w:rPr>
              <w:t>rd</w:t>
            </w:r>
            <w:r w:rsidRPr="00932424">
              <w:rPr>
                <w:rFonts w:cstheme="minorHAnsi"/>
                <w:sz w:val="20"/>
                <w:szCs w:val="20"/>
              </w:rPr>
              <w:t xml:space="preserve"> to 10</w:t>
            </w:r>
            <w:r w:rsidRPr="00932424">
              <w:rPr>
                <w:rFonts w:cstheme="minorHAnsi"/>
                <w:sz w:val="20"/>
                <w:szCs w:val="20"/>
                <w:vertAlign w:val="superscript"/>
              </w:rPr>
              <w:t>th</w:t>
            </w:r>
          </w:p>
        </w:tc>
        <w:tc>
          <w:tcPr>
            <w:tcW w:w="1860" w:type="dxa"/>
          </w:tcPr>
          <w:p w14:paraId="39C789B9" w14:textId="77777777" w:rsidR="00581224" w:rsidRPr="00932424" w:rsidRDefault="00A70CB8" w:rsidP="00874DB1">
            <w:pPr>
              <w:rPr>
                <w:rFonts w:cstheme="minorHAnsi"/>
                <w:sz w:val="20"/>
                <w:szCs w:val="20"/>
              </w:rPr>
            </w:pPr>
            <w:r w:rsidRPr="00932424">
              <w:rPr>
                <w:rFonts w:cstheme="minorHAnsi"/>
                <w:sz w:val="20"/>
                <w:szCs w:val="20"/>
              </w:rPr>
              <w:t>2898 (7.4%)</w:t>
            </w:r>
          </w:p>
        </w:tc>
        <w:tc>
          <w:tcPr>
            <w:tcW w:w="1838" w:type="dxa"/>
          </w:tcPr>
          <w:p w14:paraId="36FB43F7" w14:textId="77777777" w:rsidR="00581224" w:rsidRPr="00932424" w:rsidRDefault="00A70CB8" w:rsidP="00874DB1">
            <w:pPr>
              <w:rPr>
                <w:rFonts w:cstheme="minorHAnsi"/>
                <w:sz w:val="20"/>
                <w:szCs w:val="20"/>
              </w:rPr>
            </w:pPr>
            <w:r w:rsidRPr="00932424">
              <w:rPr>
                <w:rFonts w:cstheme="minorHAnsi"/>
                <w:sz w:val="20"/>
                <w:szCs w:val="20"/>
              </w:rPr>
              <w:t>28 (13.6%)</w:t>
            </w:r>
          </w:p>
        </w:tc>
        <w:tc>
          <w:tcPr>
            <w:tcW w:w="1644" w:type="dxa"/>
          </w:tcPr>
          <w:p w14:paraId="606B38B0" w14:textId="77777777" w:rsidR="00581224" w:rsidRPr="00932424" w:rsidRDefault="00581224" w:rsidP="00874DB1">
            <w:pPr>
              <w:rPr>
                <w:rFonts w:cstheme="minorHAnsi"/>
                <w:sz w:val="20"/>
                <w:szCs w:val="20"/>
              </w:rPr>
            </w:pPr>
          </w:p>
        </w:tc>
      </w:tr>
      <w:tr w:rsidR="00581224" w:rsidRPr="00932424" w14:paraId="26A4C219" w14:textId="77777777" w:rsidTr="000C7BFE">
        <w:tc>
          <w:tcPr>
            <w:tcW w:w="2041" w:type="dxa"/>
          </w:tcPr>
          <w:p w14:paraId="73DF5D7E" w14:textId="77777777" w:rsidR="00581224" w:rsidRPr="00932424" w:rsidRDefault="00581224" w:rsidP="00874DB1">
            <w:pPr>
              <w:rPr>
                <w:rFonts w:cstheme="minorHAnsi"/>
                <w:sz w:val="20"/>
                <w:szCs w:val="20"/>
              </w:rPr>
            </w:pPr>
          </w:p>
        </w:tc>
        <w:tc>
          <w:tcPr>
            <w:tcW w:w="1859" w:type="dxa"/>
          </w:tcPr>
          <w:p w14:paraId="5B128D9A" w14:textId="77777777" w:rsidR="00581224" w:rsidRPr="00932424" w:rsidRDefault="00581224" w:rsidP="00874DB1">
            <w:pPr>
              <w:rPr>
                <w:rFonts w:cstheme="minorHAnsi"/>
                <w:sz w:val="20"/>
                <w:szCs w:val="20"/>
              </w:rPr>
            </w:pPr>
            <w:r w:rsidRPr="00932424">
              <w:rPr>
                <w:rFonts w:cstheme="minorHAnsi"/>
                <w:sz w:val="20"/>
                <w:szCs w:val="20"/>
              </w:rPr>
              <w:t xml:space="preserve">   10</w:t>
            </w:r>
            <w:r w:rsidRPr="00932424">
              <w:rPr>
                <w:rFonts w:cstheme="minorHAnsi"/>
                <w:sz w:val="20"/>
                <w:szCs w:val="20"/>
                <w:vertAlign w:val="superscript"/>
              </w:rPr>
              <w:t>th</w:t>
            </w:r>
            <w:r w:rsidRPr="00932424">
              <w:rPr>
                <w:rFonts w:cstheme="minorHAnsi"/>
                <w:sz w:val="20"/>
                <w:szCs w:val="20"/>
              </w:rPr>
              <w:t xml:space="preserve"> to 90</w:t>
            </w:r>
            <w:r w:rsidRPr="00932424">
              <w:rPr>
                <w:rFonts w:cstheme="minorHAnsi"/>
                <w:sz w:val="20"/>
                <w:szCs w:val="20"/>
                <w:vertAlign w:val="superscript"/>
              </w:rPr>
              <w:t>th</w:t>
            </w:r>
          </w:p>
        </w:tc>
        <w:tc>
          <w:tcPr>
            <w:tcW w:w="1860" w:type="dxa"/>
          </w:tcPr>
          <w:p w14:paraId="71CF3D43" w14:textId="77777777" w:rsidR="00581224" w:rsidRPr="00932424" w:rsidRDefault="00A70CB8" w:rsidP="00874DB1">
            <w:pPr>
              <w:rPr>
                <w:rFonts w:cstheme="minorHAnsi"/>
                <w:sz w:val="20"/>
                <w:szCs w:val="20"/>
              </w:rPr>
            </w:pPr>
            <w:r w:rsidRPr="00932424">
              <w:rPr>
                <w:rFonts w:cstheme="minorHAnsi"/>
                <w:sz w:val="20"/>
                <w:szCs w:val="20"/>
              </w:rPr>
              <w:t>31,265 (79.8%)</w:t>
            </w:r>
          </w:p>
        </w:tc>
        <w:tc>
          <w:tcPr>
            <w:tcW w:w="1838" w:type="dxa"/>
          </w:tcPr>
          <w:p w14:paraId="366E17E5" w14:textId="77777777" w:rsidR="00581224" w:rsidRPr="00932424" w:rsidRDefault="00A70CB8" w:rsidP="00874DB1">
            <w:pPr>
              <w:rPr>
                <w:rFonts w:cstheme="minorHAnsi"/>
                <w:sz w:val="20"/>
                <w:szCs w:val="20"/>
              </w:rPr>
            </w:pPr>
            <w:r w:rsidRPr="00932424">
              <w:rPr>
                <w:rFonts w:cstheme="minorHAnsi"/>
                <w:sz w:val="20"/>
                <w:szCs w:val="20"/>
              </w:rPr>
              <w:t>125 (60.7%)</w:t>
            </w:r>
          </w:p>
        </w:tc>
        <w:tc>
          <w:tcPr>
            <w:tcW w:w="1644" w:type="dxa"/>
          </w:tcPr>
          <w:p w14:paraId="38977D0A" w14:textId="77777777" w:rsidR="00581224" w:rsidRPr="00932424" w:rsidRDefault="00581224" w:rsidP="00874DB1">
            <w:pPr>
              <w:rPr>
                <w:rFonts w:cstheme="minorHAnsi"/>
                <w:sz w:val="20"/>
                <w:szCs w:val="20"/>
              </w:rPr>
            </w:pPr>
          </w:p>
        </w:tc>
      </w:tr>
      <w:tr w:rsidR="00581224" w:rsidRPr="00932424" w14:paraId="5D61954A" w14:textId="77777777" w:rsidTr="000C7BFE">
        <w:tc>
          <w:tcPr>
            <w:tcW w:w="2041" w:type="dxa"/>
          </w:tcPr>
          <w:p w14:paraId="19B70E47" w14:textId="77777777" w:rsidR="00581224" w:rsidRPr="00932424" w:rsidRDefault="00581224" w:rsidP="00874DB1">
            <w:pPr>
              <w:rPr>
                <w:rFonts w:cstheme="minorHAnsi"/>
                <w:sz w:val="20"/>
                <w:szCs w:val="20"/>
              </w:rPr>
            </w:pPr>
          </w:p>
        </w:tc>
        <w:tc>
          <w:tcPr>
            <w:tcW w:w="1859" w:type="dxa"/>
          </w:tcPr>
          <w:p w14:paraId="1EAB816D" w14:textId="77777777" w:rsidR="00581224" w:rsidRPr="00932424" w:rsidRDefault="00581224" w:rsidP="00874DB1">
            <w:pPr>
              <w:rPr>
                <w:rFonts w:cstheme="minorHAnsi"/>
                <w:sz w:val="20"/>
                <w:szCs w:val="20"/>
              </w:rPr>
            </w:pPr>
            <w:r w:rsidRPr="00932424">
              <w:rPr>
                <w:rFonts w:cstheme="minorHAnsi"/>
                <w:sz w:val="20"/>
                <w:szCs w:val="20"/>
              </w:rPr>
              <w:t xml:space="preserve">   Above 90</w:t>
            </w:r>
            <w:r w:rsidRPr="00932424">
              <w:rPr>
                <w:rFonts w:cstheme="minorHAnsi"/>
                <w:sz w:val="20"/>
                <w:szCs w:val="20"/>
                <w:vertAlign w:val="superscript"/>
              </w:rPr>
              <w:t>th</w:t>
            </w:r>
          </w:p>
        </w:tc>
        <w:tc>
          <w:tcPr>
            <w:tcW w:w="1860" w:type="dxa"/>
          </w:tcPr>
          <w:p w14:paraId="3490FEF3" w14:textId="77777777" w:rsidR="00581224" w:rsidRPr="00932424" w:rsidRDefault="00A70CB8" w:rsidP="00874DB1">
            <w:pPr>
              <w:rPr>
                <w:rFonts w:cstheme="minorHAnsi"/>
                <w:sz w:val="20"/>
                <w:szCs w:val="20"/>
              </w:rPr>
            </w:pPr>
            <w:r w:rsidRPr="00932424">
              <w:rPr>
                <w:rFonts w:cstheme="minorHAnsi"/>
                <w:sz w:val="20"/>
                <w:szCs w:val="20"/>
              </w:rPr>
              <w:t>3824 (9.8%)</w:t>
            </w:r>
          </w:p>
        </w:tc>
        <w:tc>
          <w:tcPr>
            <w:tcW w:w="1838" w:type="dxa"/>
          </w:tcPr>
          <w:p w14:paraId="39918DA4" w14:textId="77777777" w:rsidR="00581224" w:rsidRPr="00932424" w:rsidRDefault="00A70CB8" w:rsidP="00874DB1">
            <w:pPr>
              <w:rPr>
                <w:rFonts w:cstheme="minorHAnsi"/>
                <w:sz w:val="20"/>
                <w:szCs w:val="20"/>
              </w:rPr>
            </w:pPr>
            <w:r w:rsidRPr="00932424">
              <w:rPr>
                <w:rFonts w:cstheme="minorHAnsi"/>
                <w:sz w:val="20"/>
                <w:szCs w:val="20"/>
              </w:rPr>
              <w:t>23 (11.7%)</w:t>
            </w:r>
          </w:p>
        </w:tc>
        <w:tc>
          <w:tcPr>
            <w:tcW w:w="1644" w:type="dxa"/>
          </w:tcPr>
          <w:p w14:paraId="1FF38C7F" w14:textId="77777777" w:rsidR="00581224" w:rsidRPr="00932424" w:rsidRDefault="00581224" w:rsidP="00874DB1">
            <w:pPr>
              <w:rPr>
                <w:rFonts w:cstheme="minorHAnsi"/>
                <w:sz w:val="20"/>
                <w:szCs w:val="20"/>
              </w:rPr>
            </w:pPr>
          </w:p>
        </w:tc>
      </w:tr>
      <w:tr w:rsidR="009D5620" w:rsidRPr="00932424" w14:paraId="08FFAD89" w14:textId="77777777" w:rsidTr="00932424">
        <w:tc>
          <w:tcPr>
            <w:tcW w:w="9242" w:type="dxa"/>
            <w:gridSpan w:val="5"/>
          </w:tcPr>
          <w:p w14:paraId="03A917B8" w14:textId="77777777" w:rsidR="009D5620" w:rsidRPr="00932424" w:rsidRDefault="009D5620" w:rsidP="00FE7E35">
            <w:pPr>
              <w:rPr>
                <w:rFonts w:cstheme="minorHAnsi"/>
                <w:sz w:val="20"/>
                <w:szCs w:val="20"/>
              </w:rPr>
            </w:pPr>
            <w:r w:rsidRPr="00932424">
              <w:rPr>
                <w:rFonts w:cstheme="minorHAnsi"/>
                <w:b/>
                <w:sz w:val="20"/>
                <w:szCs w:val="20"/>
              </w:rPr>
              <w:t>Intra-partum measures</w:t>
            </w:r>
          </w:p>
        </w:tc>
      </w:tr>
      <w:tr w:rsidR="00581224" w:rsidRPr="00932424" w14:paraId="45ACC26E" w14:textId="77777777" w:rsidTr="000C7BFE">
        <w:tc>
          <w:tcPr>
            <w:tcW w:w="2041" w:type="dxa"/>
          </w:tcPr>
          <w:p w14:paraId="53B12361" w14:textId="77777777" w:rsidR="00581224" w:rsidRPr="00932424" w:rsidRDefault="00581224" w:rsidP="00874DB1">
            <w:pPr>
              <w:rPr>
                <w:rFonts w:cstheme="minorHAnsi"/>
                <w:sz w:val="20"/>
                <w:szCs w:val="20"/>
              </w:rPr>
            </w:pPr>
            <w:r w:rsidRPr="00932424">
              <w:rPr>
                <w:rFonts w:cstheme="minorHAnsi"/>
                <w:sz w:val="20"/>
                <w:szCs w:val="20"/>
              </w:rPr>
              <w:t>OP presentation</w:t>
            </w:r>
          </w:p>
        </w:tc>
        <w:tc>
          <w:tcPr>
            <w:tcW w:w="1859" w:type="dxa"/>
          </w:tcPr>
          <w:p w14:paraId="4DA72C6F" w14:textId="77777777" w:rsidR="00581224" w:rsidRPr="00932424" w:rsidRDefault="00581224" w:rsidP="00874DB1">
            <w:pPr>
              <w:rPr>
                <w:rFonts w:cstheme="minorHAnsi"/>
                <w:sz w:val="20"/>
                <w:szCs w:val="20"/>
              </w:rPr>
            </w:pPr>
          </w:p>
        </w:tc>
        <w:tc>
          <w:tcPr>
            <w:tcW w:w="1860" w:type="dxa"/>
          </w:tcPr>
          <w:p w14:paraId="21608341" w14:textId="77777777" w:rsidR="00581224" w:rsidRPr="00932424" w:rsidRDefault="003770BC" w:rsidP="00874DB1">
            <w:pPr>
              <w:rPr>
                <w:rFonts w:cstheme="minorHAnsi"/>
                <w:sz w:val="20"/>
                <w:szCs w:val="20"/>
              </w:rPr>
            </w:pPr>
            <w:r w:rsidRPr="00932424">
              <w:rPr>
                <w:rFonts w:cstheme="minorHAnsi"/>
                <w:sz w:val="20"/>
                <w:szCs w:val="20"/>
              </w:rPr>
              <w:t>2512 (6.6%)</w:t>
            </w:r>
          </w:p>
        </w:tc>
        <w:tc>
          <w:tcPr>
            <w:tcW w:w="1838" w:type="dxa"/>
          </w:tcPr>
          <w:p w14:paraId="0E9821CB" w14:textId="77777777" w:rsidR="00581224" w:rsidRPr="00932424" w:rsidRDefault="003770BC" w:rsidP="00874DB1">
            <w:pPr>
              <w:rPr>
                <w:rFonts w:cstheme="minorHAnsi"/>
                <w:sz w:val="20"/>
                <w:szCs w:val="20"/>
              </w:rPr>
            </w:pPr>
            <w:r w:rsidRPr="00932424">
              <w:rPr>
                <w:rFonts w:cstheme="minorHAnsi"/>
                <w:sz w:val="20"/>
                <w:szCs w:val="20"/>
              </w:rPr>
              <w:t>34 (16.8%)</w:t>
            </w:r>
          </w:p>
        </w:tc>
        <w:tc>
          <w:tcPr>
            <w:tcW w:w="1644" w:type="dxa"/>
          </w:tcPr>
          <w:p w14:paraId="7D551FAA" w14:textId="77777777" w:rsidR="00581224" w:rsidRPr="00932424" w:rsidRDefault="003770BC" w:rsidP="00874DB1">
            <w:pPr>
              <w:rPr>
                <w:rFonts w:cstheme="minorHAnsi"/>
                <w:sz w:val="20"/>
                <w:szCs w:val="20"/>
              </w:rPr>
            </w:pPr>
            <w:r w:rsidRPr="00932424">
              <w:rPr>
                <w:rFonts w:cstheme="minorHAnsi"/>
                <w:sz w:val="20"/>
                <w:szCs w:val="20"/>
              </w:rPr>
              <w:t>&lt;0.001</w:t>
            </w:r>
          </w:p>
        </w:tc>
      </w:tr>
      <w:tr w:rsidR="00581224" w:rsidRPr="00932424" w14:paraId="1FF2278C" w14:textId="77777777" w:rsidTr="000C7BFE">
        <w:tc>
          <w:tcPr>
            <w:tcW w:w="2041" w:type="dxa"/>
          </w:tcPr>
          <w:p w14:paraId="0FABD19A" w14:textId="77777777" w:rsidR="00581224" w:rsidRPr="00932424" w:rsidRDefault="00581224" w:rsidP="00874DB1">
            <w:pPr>
              <w:rPr>
                <w:rFonts w:cstheme="minorHAnsi"/>
                <w:sz w:val="20"/>
                <w:szCs w:val="20"/>
              </w:rPr>
            </w:pPr>
            <w:r w:rsidRPr="00932424">
              <w:rPr>
                <w:rFonts w:cstheme="minorHAnsi"/>
                <w:sz w:val="20"/>
                <w:szCs w:val="20"/>
              </w:rPr>
              <w:t>Breech Presentation</w:t>
            </w:r>
          </w:p>
        </w:tc>
        <w:tc>
          <w:tcPr>
            <w:tcW w:w="1859" w:type="dxa"/>
          </w:tcPr>
          <w:p w14:paraId="4D94BA0A" w14:textId="77777777" w:rsidR="00581224" w:rsidRPr="00932424" w:rsidRDefault="00581224" w:rsidP="00874DB1">
            <w:pPr>
              <w:rPr>
                <w:rFonts w:cstheme="minorHAnsi"/>
                <w:sz w:val="20"/>
                <w:szCs w:val="20"/>
              </w:rPr>
            </w:pPr>
          </w:p>
        </w:tc>
        <w:tc>
          <w:tcPr>
            <w:tcW w:w="1860" w:type="dxa"/>
          </w:tcPr>
          <w:p w14:paraId="5DB1FB35" w14:textId="77777777" w:rsidR="00581224" w:rsidRPr="00932424" w:rsidRDefault="003770BC" w:rsidP="00874DB1">
            <w:pPr>
              <w:rPr>
                <w:rFonts w:cstheme="minorHAnsi"/>
                <w:sz w:val="20"/>
                <w:szCs w:val="20"/>
              </w:rPr>
            </w:pPr>
            <w:r w:rsidRPr="00932424">
              <w:rPr>
                <w:rFonts w:cstheme="minorHAnsi"/>
                <w:sz w:val="20"/>
                <w:szCs w:val="20"/>
              </w:rPr>
              <w:t>1023 (2.7%)</w:t>
            </w:r>
          </w:p>
        </w:tc>
        <w:tc>
          <w:tcPr>
            <w:tcW w:w="1838" w:type="dxa"/>
          </w:tcPr>
          <w:p w14:paraId="0FFEF779" w14:textId="77777777" w:rsidR="00581224" w:rsidRPr="00932424" w:rsidRDefault="003770BC" w:rsidP="00874DB1">
            <w:pPr>
              <w:rPr>
                <w:rFonts w:cstheme="minorHAnsi"/>
                <w:sz w:val="20"/>
                <w:szCs w:val="20"/>
              </w:rPr>
            </w:pPr>
            <w:r w:rsidRPr="00932424">
              <w:rPr>
                <w:rFonts w:cstheme="minorHAnsi"/>
                <w:sz w:val="20"/>
                <w:szCs w:val="20"/>
              </w:rPr>
              <w:t>31 (15.3%)</w:t>
            </w:r>
          </w:p>
        </w:tc>
        <w:tc>
          <w:tcPr>
            <w:tcW w:w="1644" w:type="dxa"/>
          </w:tcPr>
          <w:p w14:paraId="4368A0EB" w14:textId="77777777" w:rsidR="00581224" w:rsidRPr="00932424" w:rsidRDefault="003770BC" w:rsidP="00874DB1">
            <w:pPr>
              <w:rPr>
                <w:rFonts w:cstheme="minorHAnsi"/>
                <w:sz w:val="20"/>
                <w:szCs w:val="20"/>
              </w:rPr>
            </w:pPr>
            <w:r w:rsidRPr="00932424">
              <w:rPr>
                <w:rFonts w:cstheme="minorHAnsi"/>
                <w:sz w:val="20"/>
                <w:szCs w:val="20"/>
              </w:rPr>
              <w:t>&lt;0.001</w:t>
            </w:r>
          </w:p>
        </w:tc>
      </w:tr>
      <w:tr w:rsidR="00581224" w:rsidRPr="00932424" w14:paraId="14554C7D" w14:textId="77777777" w:rsidTr="000C7BFE">
        <w:tc>
          <w:tcPr>
            <w:tcW w:w="2041" w:type="dxa"/>
          </w:tcPr>
          <w:p w14:paraId="27E3E6F9" w14:textId="77777777" w:rsidR="00581224" w:rsidRPr="00932424" w:rsidRDefault="00581224" w:rsidP="00874DB1">
            <w:pPr>
              <w:rPr>
                <w:rFonts w:cstheme="minorHAnsi"/>
                <w:sz w:val="20"/>
                <w:szCs w:val="20"/>
              </w:rPr>
            </w:pPr>
            <w:r w:rsidRPr="00932424">
              <w:rPr>
                <w:rFonts w:cstheme="minorHAnsi"/>
                <w:sz w:val="20"/>
                <w:szCs w:val="20"/>
              </w:rPr>
              <w:t>ROM&gt;12 hours</w:t>
            </w:r>
          </w:p>
        </w:tc>
        <w:tc>
          <w:tcPr>
            <w:tcW w:w="1859" w:type="dxa"/>
          </w:tcPr>
          <w:p w14:paraId="6D20B260" w14:textId="77777777" w:rsidR="00581224" w:rsidRPr="00932424" w:rsidRDefault="00581224" w:rsidP="00874DB1">
            <w:pPr>
              <w:rPr>
                <w:rFonts w:cstheme="minorHAnsi"/>
                <w:sz w:val="20"/>
                <w:szCs w:val="20"/>
              </w:rPr>
            </w:pPr>
          </w:p>
        </w:tc>
        <w:tc>
          <w:tcPr>
            <w:tcW w:w="1860" w:type="dxa"/>
          </w:tcPr>
          <w:p w14:paraId="1A67F780" w14:textId="77777777" w:rsidR="00581224" w:rsidRPr="00932424" w:rsidRDefault="003770BC" w:rsidP="00874DB1">
            <w:pPr>
              <w:rPr>
                <w:rFonts w:cstheme="minorHAnsi"/>
                <w:sz w:val="20"/>
                <w:szCs w:val="20"/>
              </w:rPr>
            </w:pPr>
            <w:r w:rsidRPr="00932424">
              <w:rPr>
                <w:rFonts w:cstheme="minorHAnsi"/>
                <w:sz w:val="20"/>
                <w:szCs w:val="20"/>
              </w:rPr>
              <w:t>5706 (16.5%)</w:t>
            </w:r>
          </w:p>
        </w:tc>
        <w:tc>
          <w:tcPr>
            <w:tcW w:w="1838" w:type="dxa"/>
          </w:tcPr>
          <w:p w14:paraId="218EAF43" w14:textId="77777777" w:rsidR="00581224" w:rsidRPr="00932424" w:rsidRDefault="003770BC" w:rsidP="00874DB1">
            <w:pPr>
              <w:rPr>
                <w:rFonts w:cstheme="minorHAnsi"/>
                <w:sz w:val="20"/>
                <w:szCs w:val="20"/>
              </w:rPr>
            </w:pPr>
            <w:r w:rsidRPr="00932424">
              <w:rPr>
                <w:rFonts w:cstheme="minorHAnsi"/>
                <w:sz w:val="20"/>
                <w:szCs w:val="20"/>
              </w:rPr>
              <w:t>50 (30.5%)</w:t>
            </w:r>
          </w:p>
        </w:tc>
        <w:tc>
          <w:tcPr>
            <w:tcW w:w="1644" w:type="dxa"/>
          </w:tcPr>
          <w:p w14:paraId="79E654EF" w14:textId="77777777" w:rsidR="00581224" w:rsidRPr="00932424" w:rsidRDefault="003770BC" w:rsidP="00874DB1">
            <w:pPr>
              <w:rPr>
                <w:rFonts w:cstheme="minorHAnsi"/>
                <w:sz w:val="20"/>
                <w:szCs w:val="20"/>
              </w:rPr>
            </w:pPr>
            <w:r w:rsidRPr="00932424">
              <w:rPr>
                <w:rFonts w:cstheme="minorHAnsi"/>
                <w:sz w:val="20"/>
                <w:szCs w:val="20"/>
              </w:rPr>
              <w:t>&lt;0.001</w:t>
            </w:r>
          </w:p>
        </w:tc>
      </w:tr>
      <w:tr w:rsidR="00581224" w:rsidRPr="00932424" w14:paraId="3709B74E" w14:textId="77777777" w:rsidTr="000C7BFE">
        <w:tc>
          <w:tcPr>
            <w:tcW w:w="2041" w:type="dxa"/>
          </w:tcPr>
          <w:p w14:paraId="27640E09" w14:textId="77777777" w:rsidR="00581224" w:rsidRPr="00932424" w:rsidRDefault="00581224" w:rsidP="00FE7E35">
            <w:pPr>
              <w:rPr>
                <w:rFonts w:cstheme="minorHAnsi"/>
                <w:sz w:val="20"/>
                <w:szCs w:val="20"/>
              </w:rPr>
            </w:pPr>
            <w:r w:rsidRPr="00932424">
              <w:rPr>
                <w:rFonts w:cstheme="minorHAnsi"/>
                <w:sz w:val="20"/>
                <w:szCs w:val="20"/>
              </w:rPr>
              <w:t>Caesarean Section</w:t>
            </w:r>
          </w:p>
        </w:tc>
        <w:tc>
          <w:tcPr>
            <w:tcW w:w="1859" w:type="dxa"/>
          </w:tcPr>
          <w:p w14:paraId="447B32B4" w14:textId="77777777" w:rsidR="00581224" w:rsidRPr="00932424" w:rsidRDefault="00581224" w:rsidP="00FE7E35">
            <w:pPr>
              <w:rPr>
                <w:rFonts w:cstheme="minorHAnsi"/>
                <w:sz w:val="20"/>
                <w:szCs w:val="20"/>
              </w:rPr>
            </w:pPr>
          </w:p>
        </w:tc>
        <w:tc>
          <w:tcPr>
            <w:tcW w:w="1860" w:type="dxa"/>
          </w:tcPr>
          <w:p w14:paraId="45550F83" w14:textId="77777777" w:rsidR="00581224" w:rsidRPr="00932424" w:rsidRDefault="003770BC" w:rsidP="00FE7E35">
            <w:pPr>
              <w:rPr>
                <w:rFonts w:cstheme="minorHAnsi"/>
                <w:sz w:val="20"/>
                <w:szCs w:val="20"/>
              </w:rPr>
            </w:pPr>
            <w:r w:rsidRPr="00932424">
              <w:rPr>
                <w:rFonts w:cstheme="minorHAnsi"/>
                <w:sz w:val="20"/>
                <w:szCs w:val="20"/>
              </w:rPr>
              <w:t>2076 (5.3%)</w:t>
            </w:r>
          </w:p>
        </w:tc>
        <w:tc>
          <w:tcPr>
            <w:tcW w:w="1838" w:type="dxa"/>
          </w:tcPr>
          <w:p w14:paraId="6B40F28C" w14:textId="77777777" w:rsidR="00581224" w:rsidRPr="00932424" w:rsidRDefault="003770BC" w:rsidP="00FE7E35">
            <w:pPr>
              <w:rPr>
                <w:rFonts w:cstheme="minorHAnsi"/>
                <w:sz w:val="20"/>
                <w:szCs w:val="20"/>
              </w:rPr>
            </w:pPr>
            <w:r w:rsidRPr="00932424">
              <w:rPr>
                <w:rFonts w:cstheme="minorHAnsi"/>
                <w:sz w:val="20"/>
                <w:szCs w:val="20"/>
              </w:rPr>
              <w:t>38 (18.2%)</w:t>
            </w:r>
          </w:p>
        </w:tc>
        <w:tc>
          <w:tcPr>
            <w:tcW w:w="1644" w:type="dxa"/>
          </w:tcPr>
          <w:p w14:paraId="35A5DC85" w14:textId="77777777" w:rsidR="00581224" w:rsidRPr="00932424" w:rsidRDefault="003770BC" w:rsidP="00FE7E35">
            <w:pPr>
              <w:rPr>
                <w:rFonts w:cstheme="minorHAnsi"/>
                <w:sz w:val="20"/>
                <w:szCs w:val="20"/>
              </w:rPr>
            </w:pPr>
            <w:r w:rsidRPr="00932424">
              <w:rPr>
                <w:rFonts w:cstheme="minorHAnsi"/>
                <w:sz w:val="20"/>
                <w:szCs w:val="20"/>
              </w:rPr>
              <w:t>&lt;0.001</w:t>
            </w:r>
          </w:p>
        </w:tc>
      </w:tr>
      <w:tr w:rsidR="00581224" w:rsidRPr="00932424" w14:paraId="74E27A6B" w14:textId="77777777" w:rsidTr="000C7BFE">
        <w:tc>
          <w:tcPr>
            <w:tcW w:w="2041" w:type="dxa"/>
          </w:tcPr>
          <w:p w14:paraId="0AC9EEC6" w14:textId="77777777" w:rsidR="00581224" w:rsidRPr="00932424" w:rsidRDefault="00581224" w:rsidP="00FE7E35">
            <w:pPr>
              <w:rPr>
                <w:rFonts w:cstheme="minorHAnsi"/>
                <w:sz w:val="20"/>
                <w:szCs w:val="20"/>
              </w:rPr>
            </w:pPr>
            <w:r w:rsidRPr="00932424">
              <w:rPr>
                <w:rFonts w:cstheme="minorHAnsi"/>
                <w:sz w:val="20"/>
                <w:szCs w:val="20"/>
              </w:rPr>
              <w:t>MIE**</w:t>
            </w:r>
          </w:p>
        </w:tc>
        <w:tc>
          <w:tcPr>
            <w:tcW w:w="1859" w:type="dxa"/>
          </w:tcPr>
          <w:p w14:paraId="7FD9E7AF" w14:textId="77777777" w:rsidR="00581224" w:rsidRPr="00932424" w:rsidRDefault="00581224" w:rsidP="00FE7E35">
            <w:pPr>
              <w:rPr>
                <w:rFonts w:cstheme="minorHAnsi"/>
                <w:sz w:val="20"/>
                <w:szCs w:val="20"/>
              </w:rPr>
            </w:pPr>
          </w:p>
        </w:tc>
        <w:tc>
          <w:tcPr>
            <w:tcW w:w="1860" w:type="dxa"/>
          </w:tcPr>
          <w:p w14:paraId="659A28E5" w14:textId="77777777" w:rsidR="00581224" w:rsidRPr="00932424" w:rsidRDefault="003770BC" w:rsidP="00FE7E35">
            <w:pPr>
              <w:rPr>
                <w:rFonts w:cstheme="minorHAnsi"/>
                <w:sz w:val="20"/>
                <w:szCs w:val="20"/>
              </w:rPr>
            </w:pPr>
            <w:r w:rsidRPr="00932424">
              <w:rPr>
                <w:rFonts w:cstheme="minorHAnsi"/>
                <w:sz w:val="20"/>
                <w:szCs w:val="20"/>
              </w:rPr>
              <w:t>3000 (7.7%)</w:t>
            </w:r>
          </w:p>
        </w:tc>
        <w:tc>
          <w:tcPr>
            <w:tcW w:w="1838" w:type="dxa"/>
          </w:tcPr>
          <w:p w14:paraId="661FD100" w14:textId="77777777" w:rsidR="00581224" w:rsidRPr="00932424" w:rsidRDefault="003770BC" w:rsidP="00FE7E35">
            <w:pPr>
              <w:rPr>
                <w:rFonts w:cstheme="minorHAnsi"/>
                <w:sz w:val="20"/>
                <w:szCs w:val="20"/>
              </w:rPr>
            </w:pPr>
            <w:r w:rsidRPr="00932424">
              <w:rPr>
                <w:rFonts w:cstheme="minorHAnsi"/>
                <w:sz w:val="20"/>
                <w:szCs w:val="20"/>
              </w:rPr>
              <w:t>42 (20.1%)</w:t>
            </w:r>
          </w:p>
        </w:tc>
        <w:tc>
          <w:tcPr>
            <w:tcW w:w="1644" w:type="dxa"/>
          </w:tcPr>
          <w:p w14:paraId="6DA1D7D8" w14:textId="77777777" w:rsidR="00581224" w:rsidRPr="00932424" w:rsidRDefault="003770BC" w:rsidP="00FE7E35">
            <w:pPr>
              <w:rPr>
                <w:rFonts w:cstheme="minorHAnsi"/>
                <w:sz w:val="20"/>
                <w:szCs w:val="20"/>
              </w:rPr>
            </w:pPr>
            <w:r w:rsidRPr="00932424">
              <w:rPr>
                <w:rFonts w:cstheme="minorHAnsi"/>
                <w:sz w:val="20"/>
                <w:szCs w:val="20"/>
              </w:rPr>
              <w:t>&lt;0.001</w:t>
            </w:r>
          </w:p>
        </w:tc>
      </w:tr>
      <w:tr w:rsidR="00581224" w:rsidRPr="00932424" w14:paraId="7D0225BB" w14:textId="77777777" w:rsidTr="000C7BFE">
        <w:tc>
          <w:tcPr>
            <w:tcW w:w="2041" w:type="dxa"/>
          </w:tcPr>
          <w:p w14:paraId="2F7F4BF0" w14:textId="77777777" w:rsidR="00581224" w:rsidRPr="00932424" w:rsidRDefault="00581224" w:rsidP="00FE7E35">
            <w:pPr>
              <w:rPr>
                <w:rFonts w:cstheme="minorHAnsi"/>
                <w:sz w:val="20"/>
                <w:szCs w:val="20"/>
              </w:rPr>
            </w:pPr>
            <w:r w:rsidRPr="00932424">
              <w:rPr>
                <w:rFonts w:cstheme="minorHAnsi"/>
                <w:sz w:val="20"/>
                <w:szCs w:val="20"/>
              </w:rPr>
              <w:t>Nuchal cord</w:t>
            </w:r>
          </w:p>
        </w:tc>
        <w:tc>
          <w:tcPr>
            <w:tcW w:w="1859" w:type="dxa"/>
          </w:tcPr>
          <w:p w14:paraId="419113C6" w14:textId="77777777" w:rsidR="00581224" w:rsidRPr="00932424" w:rsidRDefault="00581224" w:rsidP="00FE7E35">
            <w:pPr>
              <w:rPr>
                <w:rFonts w:cstheme="minorHAnsi"/>
                <w:sz w:val="20"/>
                <w:szCs w:val="20"/>
              </w:rPr>
            </w:pPr>
          </w:p>
        </w:tc>
        <w:tc>
          <w:tcPr>
            <w:tcW w:w="1860" w:type="dxa"/>
          </w:tcPr>
          <w:p w14:paraId="75B067BF" w14:textId="77777777" w:rsidR="00581224" w:rsidRPr="00932424" w:rsidRDefault="00986C93" w:rsidP="00FE7E35">
            <w:pPr>
              <w:rPr>
                <w:rFonts w:cstheme="minorHAnsi"/>
                <w:sz w:val="20"/>
                <w:szCs w:val="20"/>
              </w:rPr>
            </w:pPr>
            <w:r w:rsidRPr="00932424">
              <w:rPr>
                <w:rFonts w:cstheme="minorHAnsi"/>
                <w:sz w:val="20"/>
                <w:szCs w:val="20"/>
              </w:rPr>
              <w:t>10,225 (26.3%)</w:t>
            </w:r>
          </w:p>
        </w:tc>
        <w:tc>
          <w:tcPr>
            <w:tcW w:w="1838" w:type="dxa"/>
          </w:tcPr>
          <w:p w14:paraId="0B88FBE8" w14:textId="77777777" w:rsidR="00581224" w:rsidRPr="00932424" w:rsidRDefault="00986C93" w:rsidP="00FE7E35">
            <w:pPr>
              <w:rPr>
                <w:rFonts w:cstheme="minorHAnsi"/>
                <w:sz w:val="20"/>
                <w:szCs w:val="20"/>
              </w:rPr>
            </w:pPr>
            <w:r w:rsidRPr="00932424">
              <w:rPr>
                <w:rFonts w:cstheme="minorHAnsi"/>
                <w:sz w:val="20"/>
                <w:szCs w:val="20"/>
              </w:rPr>
              <w:t>52 (24.9%)</w:t>
            </w:r>
          </w:p>
        </w:tc>
        <w:tc>
          <w:tcPr>
            <w:tcW w:w="1644" w:type="dxa"/>
          </w:tcPr>
          <w:p w14:paraId="2134ADF4" w14:textId="77777777" w:rsidR="00581224" w:rsidRPr="00932424" w:rsidRDefault="00986C93" w:rsidP="00FE7E35">
            <w:pPr>
              <w:rPr>
                <w:rFonts w:cstheme="minorHAnsi"/>
                <w:sz w:val="20"/>
                <w:szCs w:val="20"/>
              </w:rPr>
            </w:pPr>
            <w:r w:rsidRPr="00932424">
              <w:rPr>
                <w:rFonts w:cstheme="minorHAnsi"/>
                <w:sz w:val="20"/>
                <w:szCs w:val="20"/>
              </w:rPr>
              <w:t>0.636</w:t>
            </w:r>
          </w:p>
        </w:tc>
      </w:tr>
      <w:tr w:rsidR="00581224" w:rsidRPr="00932424" w14:paraId="72396974" w14:textId="77777777" w:rsidTr="000C7BFE">
        <w:tc>
          <w:tcPr>
            <w:tcW w:w="2041" w:type="dxa"/>
          </w:tcPr>
          <w:p w14:paraId="566E6AB2" w14:textId="77777777" w:rsidR="00581224" w:rsidRPr="00932424" w:rsidRDefault="00581224" w:rsidP="00FE7E35">
            <w:pPr>
              <w:rPr>
                <w:rFonts w:cstheme="minorHAnsi"/>
                <w:sz w:val="20"/>
                <w:szCs w:val="20"/>
              </w:rPr>
            </w:pPr>
            <w:r w:rsidRPr="00932424">
              <w:rPr>
                <w:rFonts w:cstheme="minorHAnsi"/>
                <w:sz w:val="20"/>
                <w:szCs w:val="20"/>
              </w:rPr>
              <w:t>Prolapsed cord</w:t>
            </w:r>
          </w:p>
        </w:tc>
        <w:tc>
          <w:tcPr>
            <w:tcW w:w="1859" w:type="dxa"/>
          </w:tcPr>
          <w:p w14:paraId="650020EE" w14:textId="77777777" w:rsidR="00581224" w:rsidRPr="00932424" w:rsidRDefault="00581224" w:rsidP="00FE7E35">
            <w:pPr>
              <w:rPr>
                <w:rFonts w:cstheme="minorHAnsi"/>
                <w:sz w:val="20"/>
                <w:szCs w:val="20"/>
              </w:rPr>
            </w:pPr>
          </w:p>
        </w:tc>
        <w:tc>
          <w:tcPr>
            <w:tcW w:w="1860" w:type="dxa"/>
          </w:tcPr>
          <w:p w14:paraId="50FC2460" w14:textId="77777777" w:rsidR="00581224" w:rsidRPr="00932424" w:rsidRDefault="00986C93" w:rsidP="00FE7E35">
            <w:pPr>
              <w:rPr>
                <w:rFonts w:cstheme="minorHAnsi"/>
                <w:sz w:val="20"/>
                <w:szCs w:val="20"/>
              </w:rPr>
            </w:pPr>
            <w:r w:rsidRPr="00932424">
              <w:rPr>
                <w:rFonts w:cstheme="minorHAnsi"/>
                <w:sz w:val="20"/>
                <w:szCs w:val="20"/>
              </w:rPr>
              <w:t>311 (0.8%)</w:t>
            </w:r>
          </w:p>
        </w:tc>
        <w:tc>
          <w:tcPr>
            <w:tcW w:w="1838" w:type="dxa"/>
          </w:tcPr>
          <w:p w14:paraId="740C4F83" w14:textId="77777777" w:rsidR="00581224" w:rsidRPr="00932424" w:rsidRDefault="00986C93" w:rsidP="00FE7E35">
            <w:pPr>
              <w:rPr>
                <w:rFonts w:cstheme="minorHAnsi"/>
                <w:sz w:val="20"/>
                <w:szCs w:val="20"/>
              </w:rPr>
            </w:pPr>
            <w:r w:rsidRPr="00932424">
              <w:rPr>
                <w:rFonts w:cstheme="minorHAnsi"/>
                <w:sz w:val="20"/>
                <w:szCs w:val="20"/>
              </w:rPr>
              <w:t>12 (5.7%)</w:t>
            </w:r>
          </w:p>
        </w:tc>
        <w:tc>
          <w:tcPr>
            <w:tcW w:w="1644" w:type="dxa"/>
          </w:tcPr>
          <w:p w14:paraId="17535039" w14:textId="77777777" w:rsidR="00581224" w:rsidRPr="00932424" w:rsidRDefault="00986C93" w:rsidP="00FE7E35">
            <w:pPr>
              <w:rPr>
                <w:rFonts w:cstheme="minorHAnsi"/>
                <w:sz w:val="20"/>
                <w:szCs w:val="20"/>
              </w:rPr>
            </w:pPr>
            <w:r w:rsidRPr="00932424">
              <w:rPr>
                <w:rFonts w:cstheme="minorHAnsi"/>
                <w:sz w:val="20"/>
                <w:szCs w:val="20"/>
              </w:rPr>
              <w:t>&lt;0.001</w:t>
            </w:r>
          </w:p>
        </w:tc>
      </w:tr>
      <w:tr w:rsidR="00581224" w:rsidRPr="00932424" w14:paraId="041FC1CD" w14:textId="77777777" w:rsidTr="000C7BFE">
        <w:tc>
          <w:tcPr>
            <w:tcW w:w="2041" w:type="dxa"/>
          </w:tcPr>
          <w:p w14:paraId="1F8F83AC" w14:textId="77777777" w:rsidR="00581224" w:rsidRPr="00932424" w:rsidRDefault="00581224" w:rsidP="00FE7E35">
            <w:pPr>
              <w:rPr>
                <w:rFonts w:cstheme="minorHAnsi"/>
                <w:sz w:val="20"/>
                <w:szCs w:val="20"/>
              </w:rPr>
            </w:pPr>
            <w:r w:rsidRPr="00932424">
              <w:rPr>
                <w:rFonts w:cstheme="minorHAnsi"/>
                <w:sz w:val="20"/>
                <w:szCs w:val="20"/>
              </w:rPr>
              <w:t>Onset</w:t>
            </w:r>
          </w:p>
        </w:tc>
        <w:tc>
          <w:tcPr>
            <w:tcW w:w="1859" w:type="dxa"/>
          </w:tcPr>
          <w:p w14:paraId="5FBB3320" w14:textId="77777777" w:rsidR="00581224" w:rsidRPr="00932424" w:rsidRDefault="00581224" w:rsidP="00FE7E35">
            <w:pPr>
              <w:rPr>
                <w:rFonts w:cstheme="minorHAnsi"/>
                <w:sz w:val="20"/>
                <w:szCs w:val="20"/>
              </w:rPr>
            </w:pPr>
            <w:r w:rsidRPr="00932424">
              <w:rPr>
                <w:rFonts w:cstheme="minorHAnsi"/>
                <w:sz w:val="20"/>
                <w:szCs w:val="20"/>
              </w:rPr>
              <w:t>No Labour</w:t>
            </w:r>
          </w:p>
        </w:tc>
        <w:tc>
          <w:tcPr>
            <w:tcW w:w="1860" w:type="dxa"/>
          </w:tcPr>
          <w:p w14:paraId="2BA54411" w14:textId="77777777" w:rsidR="00581224" w:rsidRPr="00932424" w:rsidRDefault="00986C93" w:rsidP="00FE7E35">
            <w:pPr>
              <w:rPr>
                <w:rFonts w:cstheme="minorHAnsi"/>
                <w:sz w:val="20"/>
                <w:szCs w:val="20"/>
              </w:rPr>
            </w:pPr>
            <w:r w:rsidRPr="00932424">
              <w:rPr>
                <w:rFonts w:cstheme="minorHAnsi"/>
                <w:sz w:val="20"/>
                <w:szCs w:val="20"/>
              </w:rPr>
              <w:t>1,146 (3.0%)</w:t>
            </w:r>
          </w:p>
        </w:tc>
        <w:tc>
          <w:tcPr>
            <w:tcW w:w="1838" w:type="dxa"/>
          </w:tcPr>
          <w:p w14:paraId="7E311A29" w14:textId="77777777" w:rsidR="00581224" w:rsidRPr="00932424" w:rsidRDefault="00986C93" w:rsidP="00FE7E35">
            <w:pPr>
              <w:rPr>
                <w:rFonts w:cstheme="minorHAnsi"/>
                <w:sz w:val="20"/>
                <w:szCs w:val="20"/>
              </w:rPr>
            </w:pPr>
            <w:r w:rsidRPr="00932424">
              <w:rPr>
                <w:rFonts w:cstheme="minorHAnsi"/>
                <w:sz w:val="20"/>
                <w:szCs w:val="20"/>
              </w:rPr>
              <w:t>12 (5.8%)</w:t>
            </w:r>
          </w:p>
        </w:tc>
        <w:tc>
          <w:tcPr>
            <w:tcW w:w="1644" w:type="dxa"/>
          </w:tcPr>
          <w:p w14:paraId="3CC59CDE" w14:textId="77777777" w:rsidR="00581224" w:rsidRPr="00932424" w:rsidRDefault="00986C93" w:rsidP="00FE7E35">
            <w:pPr>
              <w:rPr>
                <w:rFonts w:cstheme="minorHAnsi"/>
                <w:sz w:val="20"/>
                <w:szCs w:val="20"/>
              </w:rPr>
            </w:pPr>
            <w:r w:rsidRPr="00932424">
              <w:rPr>
                <w:rFonts w:cstheme="minorHAnsi"/>
                <w:sz w:val="20"/>
                <w:szCs w:val="20"/>
              </w:rPr>
              <w:t>0.019</w:t>
            </w:r>
          </w:p>
        </w:tc>
      </w:tr>
      <w:tr w:rsidR="00581224" w:rsidRPr="00932424" w14:paraId="70FD4C88" w14:textId="77777777" w:rsidTr="000C7BFE">
        <w:tc>
          <w:tcPr>
            <w:tcW w:w="2041" w:type="dxa"/>
          </w:tcPr>
          <w:p w14:paraId="515A7E15" w14:textId="77777777" w:rsidR="00581224" w:rsidRPr="00932424" w:rsidRDefault="00581224" w:rsidP="00FE7E35">
            <w:pPr>
              <w:rPr>
                <w:rFonts w:cstheme="minorHAnsi"/>
                <w:sz w:val="20"/>
                <w:szCs w:val="20"/>
              </w:rPr>
            </w:pPr>
          </w:p>
        </w:tc>
        <w:tc>
          <w:tcPr>
            <w:tcW w:w="1859" w:type="dxa"/>
          </w:tcPr>
          <w:p w14:paraId="17A3D6B4" w14:textId="77777777" w:rsidR="00581224" w:rsidRPr="00932424" w:rsidRDefault="00581224" w:rsidP="00FE7E35">
            <w:pPr>
              <w:rPr>
                <w:rFonts w:cstheme="minorHAnsi"/>
                <w:sz w:val="20"/>
                <w:szCs w:val="20"/>
              </w:rPr>
            </w:pPr>
            <w:r w:rsidRPr="00932424">
              <w:rPr>
                <w:rFonts w:cstheme="minorHAnsi"/>
                <w:sz w:val="20"/>
                <w:szCs w:val="20"/>
              </w:rPr>
              <w:t>Spontaneous</w:t>
            </w:r>
          </w:p>
        </w:tc>
        <w:tc>
          <w:tcPr>
            <w:tcW w:w="1860" w:type="dxa"/>
          </w:tcPr>
          <w:p w14:paraId="03708086" w14:textId="77777777" w:rsidR="00581224" w:rsidRPr="00932424" w:rsidRDefault="00986C93" w:rsidP="00FE7E35">
            <w:pPr>
              <w:rPr>
                <w:rFonts w:cstheme="minorHAnsi"/>
                <w:sz w:val="20"/>
                <w:szCs w:val="20"/>
              </w:rPr>
            </w:pPr>
            <w:r w:rsidRPr="00932424">
              <w:rPr>
                <w:rFonts w:cstheme="minorHAnsi"/>
                <w:sz w:val="20"/>
                <w:szCs w:val="20"/>
              </w:rPr>
              <w:t>35,124 (90.3%)</w:t>
            </w:r>
          </w:p>
        </w:tc>
        <w:tc>
          <w:tcPr>
            <w:tcW w:w="1838" w:type="dxa"/>
          </w:tcPr>
          <w:p w14:paraId="0DFF52F3" w14:textId="77777777" w:rsidR="00581224" w:rsidRPr="00932424" w:rsidRDefault="00986C93" w:rsidP="00FE7E35">
            <w:pPr>
              <w:rPr>
                <w:rFonts w:cstheme="minorHAnsi"/>
                <w:sz w:val="20"/>
                <w:szCs w:val="20"/>
              </w:rPr>
            </w:pPr>
            <w:r w:rsidRPr="00932424">
              <w:rPr>
                <w:rFonts w:cstheme="minorHAnsi"/>
                <w:sz w:val="20"/>
                <w:szCs w:val="20"/>
              </w:rPr>
              <w:t>177 (85.1%)</w:t>
            </w:r>
          </w:p>
        </w:tc>
        <w:tc>
          <w:tcPr>
            <w:tcW w:w="1644" w:type="dxa"/>
          </w:tcPr>
          <w:p w14:paraId="171DE595" w14:textId="77777777" w:rsidR="00581224" w:rsidRPr="00932424" w:rsidRDefault="00581224" w:rsidP="00FE7E35">
            <w:pPr>
              <w:rPr>
                <w:rFonts w:cstheme="minorHAnsi"/>
                <w:sz w:val="20"/>
                <w:szCs w:val="20"/>
              </w:rPr>
            </w:pPr>
          </w:p>
        </w:tc>
      </w:tr>
      <w:tr w:rsidR="00581224" w:rsidRPr="00932424" w14:paraId="42A22878" w14:textId="77777777" w:rsidTr="000C7BFE">
        <w:tc>
          <w:tcPr>
            <w:tcW w:w="2041" w:type="dxa"/>
          </w:tcPr>
          <w:p w14:paraId="406E0194" w14:textId="77777777" w:rsidR="00581224" w:rsidRPr="00932424" w:rsidRDefault="00581224" w:rsidP="00FE7E35">
            <w:pPr>
              <w:rPr>
                <w:rFonts w:cstheme="minorHAnsi"/>
                <w:sz w:val="20"/>
                <w:szCs w:val="20"/>
              </w:rPr>
            </w:pPr>
          </w:p>
        </w:tc>
        <w:tc>
          <w:tcPr>
            <w:tcW w:w="1859" w:type="dxa"/>
          </w:tcPr>
          <w:p w14:paraId="573F747D" w14:textId="77777777" w:rsidR="00581224" w:rsidRPr="00932424" w:rsidRDefault="00581224" w:rsidP="00FE7E35">
            <w:pPr>
              <w:rPr>
                <w:rFonts w:cstheme="minorHAnsi"/>
                <w:sz w:val="20"/>
                <w:szCs w:val="20"/>
              </w:rPr>
            </w:pPr>
            <w:r w:rsidRPr="00932424">
              <w:rPr>
                <w:rFonts w:cstheme="minorHAnsi"/>
                <w:sz w:val="20"/>
                <w:szCs w:val="20"/>
              </w:rPr>
              <w:t>Induced</w:t>
            </w:r>
          </w:p>
        </w:tc>
        <w:tc>
          <w:tcPr>
            <w:tcW w:w="1860" w:type="dxa"/>
          </w:tcPr>
          <w:p w14:paraId="3864C490" w14:textId="77777777" w:rsidR="00581224" w:rsidRPr="00932424" w:rsidRDefault="00986C93" w:rsidP="00FE7E35">
            <w:pPr>
              <w:rPr>
                <w:rFonts w:cstheme="minorHAnsi"/>
                <w:sz w:val="20"/>
                <w:szCs w:val="20"/>
              </w:rPr>
            </w:pPr>
            <w:r w:rsidRPr="00932424">
              <w:rPr>
                <w:rFonts w:cstheme="minorHAnsi"/>
                <w:sz w:val="20"/>
                <w:szCs w:val="20"/>
              </w:rPr>
              <w:t>2636 (6.8%)</w:t>
            </w:r>
          </w:p>
        </w:tc>
        <w:tc>
          <w:tcPr>
            <w:tcW w:w="1838" w:type="dxa"/>
          </w:tcPr>
          <w:p w14:paraId="0CD5AA66" w14:textId="77777777" w:rsidR="00581224" w:rsidRPr="00932424" w:rsidRDefault="00986C93" w:rsidP="00FE7E35">
            <w:pPr>
              <w:rPr>
                <w:rFonts w:cstheme="minorHAnsi"/>
                <w:sz w:val="20"/>
                <w:szCs w:val="20"/>
              </w:rPr>
            </w:pPr>
            <w:r w:rsidRPr="00932424">
              <w:rPr>
                <w:rFonts w:cstheme="minorHAnsi"/>
                <w:sz w:val="20"/>
                <w:szCs w:val="20"/>
              </w:rPr>
              <w:t>19 (9.1%)</w:t>
            </w:r>
          </w:p>
        </w:tc>
        <w:tc>
          <w:tcPr>
            <w:tcW w:w="1644" w:type="dxa"/>
          </w:tcPr>
          <w:p w14:paraId="7BF6B59C" w14:textId="77777777" w:rsidR="00581224" w:rsidRPr="00932424" w:rsidRDefault="00986C93" w:rsidP="00FE7E35">
            <w:pPr>
              <w:rPr>
                <w:rFonts w:cstheme="minorHAnsi"/>
                <w:sz w:val="20"/>
                <w:szCs w:val="20"/>
              </w:rPr>
            </w:pPr>
            <w:r w:rsidRPr="00932424">
              <w:rPr>
                <w:rFonts w:cstheme="minorHAnsi"/>
                <w:sz w:val="20"/>
                <w:szCs w:val="20"/>
              </w:rPr>
              <w:t>0.019</w:t>
            </w:r>
          </w:p>
        </w:tc>
      </w:tr>
      <w:tr w:rsidR="00581224" w:rsidRPr="00932424" w14:paraId="1A16A79F" w14:textId="77777777" w:rsidTr="000C7BFE">
        <w:tc>
          <w:tcPr>
            <w:tcW w:w="2041" w:type="dxa"/>
          </w:tcPr>
          <w:p w14:paraId="61F754BD" w14:textId="77777777" w:rsidR="00581224" w:rsidRPr="00932424" w:rsidRDefault="00581224" w:rsidP="00FE7E35">
            <w:pPr>
              <w:rPr>
                <w:rFonts w:cstheme="minorHAnsi"/>
                <w:sz w:val="20"/>
                <w:szCs w:val="20"/>
              </w:rPr>
            </w:pPr>
            <w:r w:rsidRPr="00932424">
              <w:rPr>
                <w:rFonts w:cstheme="minorHAnsi"/>
                <w:sz w:val="20"/>
                <w:szCs w:val="20"/>
              </w:rPr>
              <w:t>Shoulder Dystocia</w:t>
            </w:r>
          </w:p>
        </w:tc>
        <w:tc>
          <w:tcPr>
            <w:tcW w:w="1859" w:type="dxa"/>
          </w:tcPr>
          <w:p w14:paraId="687ACBFF" w14:textId="77777777" w:rsidR="00581224" w:rsidRPr="00932424" w:rsidRDefault="00581224" w:rsidP="00FE7E35">
            <w:pPr>
              <w:rPr>
                <w:rFonts w:cstheme="minorHAnsi"/>
                <w:sz w:val="20"/>
                <w:szCs w:val="20"/>
              </w:rPr>
            </w:pPr>
          </w:p>
        </w:tc>
        <w:tc>
          <w:tcPr>
            <w:tcW w:w="1860" w:type="dxa"/>
          </w:tcPr>
          <w:p w14:paraId="49F0E0B5" w14:textId="77777777" w:rsidR="00581224" w:rsidRPr="00932424" w:rsidRDefault="00986C93" w:rsidP="00FE7E35">
            <w:pPr>
              <w:rPr>
                <w:rFonts w:cstheme="minorHAnsi"/>
                <w:sz w:val="20"/>
                <w:szCs w:val="20"/>
              </w:rPr>
            </w:pPr>
            <w:r w:rsidRPr="00932424">
              <w:rPr>
                <w:rFonts w:cstheme="minorHAnsi"/>
                <w:sz w:val="20"/>
                <w:szCs w:val="20"/>
              </w:rPr>
              <w:t>230 (0.6%)</w:t>
            </w:r>
          </w:p>
        </w:tc>
        <w:tc>
          <w:tcPr>
            <w:tcW w:w="1838" w:type="dxa"/>
          </w:tcPr>
          <w:p w14:paraId="38E96F3F" w14:textId="77777777" w:rsidR="00581224" w:rsidRPr="00932424" w:rsidRDefault="00986C93" w:rsidP="00FE7E35">
            <w:pPr>
              <w:rPr>
                <w:rFonts w:cstheme="minorHAnsi"/>
                <w:sz w:val="20"/>
                <w:szCs w:val="20"/>
              </w:rPr>
            </w:pPr>
            <w:r w:rsidRPr="00932424">
              <w:rPr>
                <w:rFonts w:cstheme="minorHAnsi"/>
                <w:sz w:val="20"/>
                <w:szCs w:val="20"/>
              </w:rPr>
              <w:t>9 (4.3%)</w:t>
            </w:r>
          </w:p>
        </w:tc>
        <w:tc>
          <w:tcPr>
            <w:tcW w:w="1644" w:type="dxa"/>
          </w:tcPr>
          <w:p w14:paraId="6E5DA883" w14:textId="77777777" w:rsidR="00581224" w:rsidRPr="00932424" w:rsidRDefault="00986C93" w:rsidP="00FE7E35">
            <w:pPr>
              <w:rPr>
                <w:rFonts w:cstheme="minorHAnsi"/>
                <w:sz w:val="20"/>
                <w:szCs w:val="20"/>
              </w:rPr>
            </w:pPr>
            <w:r w:rsidRPr="00932424">
              <w:rPr>
                <w:rFonts w:cstheme="minorHAnsi"/>
                <w:sz w:val="20"/>
                <w:szCs w:val="20"/>
              </w:rPr>
              <w:t>&lt;0.001</w:t>
            </w:r>
          </w:p>
        </w:tc>
      </w:tr>
      <w:tr w:rsidR="00581224" w:rsidRPr="00932424" w14:paraId="4280FA6C" w14:textId="77777777" w:rsidTr="000C7BFE">
        <w:tc>
          <w:tcPr>
            <w:tcW w:w="2041" w:type="dxa"/>
          </w:tcPr>
          <w:p w14:paraId="72294651" w14:textId="77777777" w:rsidR="00581224" w:rsidRPr="00932424" w:rsidRDefault="00581224" w:rsidP="00FE7E35">
            <w:pPr>
              <w:rPr>
                <w:rFonts w:cstheme="minorHAnsi"/>
                <w:sz w:val="20"/>
                <w:szCs w:val="20"/>
              </w:rPr>
            </w:pPr>
            <w:r w:rsidRPr="00932424">
              <w:rPr>
                <w:rFonts w:cstheme="minorHAnsi"/>
                <w:sz w:val="20"/>
                <w:szCs w:val="20"/>
              </w:rPr>
              <w:t xml:space="preserve">Epidural </w:t>
            </w:r>
          </w:p>
        </w:tc>
        <w:tc>
          <w:tcPr>
            <w:tcW w:w="1859" w:type="dxa"/>
          </w:tcPr>
          <w:p w14:paraId="347B7D2C" w14:textId="77777777" w:rsidR="00581224" w:rsidRPr="00932424" w:rsidRDefault="00581224" w:rsidP="00FE7E35">
            <w:pPr>
              <w:rPr>
                <w:rFonts w:cstheme="minorHAnsi"/>
                <w:sz w:val="20"/>
                <w:szCs w:val="20"/>
              </w:rPr>
            </w:pPr>
          </w:p>
        </w:tc>
        <w:tc>
          <w:tcPr>
            <w:tcW w:w="1860" w:type="dxa"/>
          </w:tcPr>
          <w:p w14:paraId="007DE29F" w14:textId="77777777" w:rsidR="00581224" w:rsidRPr="00932424" w:rsidRDefault="00986C93" w:rsidP="00FE7E35">
            <w:pPr>
              <w:rPr>
                <w:rFonts w:cstheme="minorHAnsi"/>
                <w:sz w:val="20"/>
                <w:szCs w:val="20"/>
              </w:rPr>
            </w:pPr>
            <w:r w:rsidRPr="00932424">
              <w:rPr>
                <w:rFonts w:cstheme="minorHAnsi"/>
                <w:sz w:val="20"/>
                <w:szCs w:val="20"/>
              </w:rPr>
              <w:t>617 (1.6%)</w:t>
            </w:r>
          </w:p>
        </w:tc>
        <w:tc>
          <w:tcPr>
            <w:tcW w:w="1838" w:type="dxa"/>
          </w:tcPr>
          <w:p w14:paraId="786B94DF" w14:textId="77777777" w:rsidR="00581224" w:rsidRPr="00932424" w:rsidRDefault="00986C93" w:rsidP="00FE7E35">
            <w:pPr>
              <w:rPr>
                <w:rFonts w:cstheme="minorHAnsi"/>
                <w:sz w:val="20"/>
                <w:szCs w:val="20"/>
              </w:rPr>
            </w:pPr>
            <w:r w:rsidRPr="00932424">
              <w:rPr>
                <w:rFonts w:cstheme="minorHAnsi"/>
                <w:sz w:val="20"/>
                <w:szCs w:val="20"/>
              </w:rPr>
              <w:t>10 (4.9%)</w:t>
            </w:r>
          </w:p>
        </w:tc>
        <w:tc>
          <w:tcPr>
            <w:tcW w:w="1644" w:type="dxa"/>
          </w:tcPr>
          <w:p w14:paraId="523B282C" w14:textId="77777777" w:rsidR="00581224" w:rsidRPr="00932424" w:rsidRDefault="00986C93" w:rsidP="00FE7E35">
            <w:pPr>
              <w:rPr>
                <w:rFonts w:cstheme="minorHAnsi"/>
                <w:sz w:val="20"/>
                <w:szCs w:val="20"/>
              </w:rPr>
            </w:pPr>
            <w:r w:rsidRPr="00932424">
              <w:rPr>
                <w:rFonts w:cstheme="minorHAnsi"/>
                <w:sz w:val="20"/>
                <w:szCs w:val="20"/>
              </w:rPr>
              <w:t>&lt;0.001</w:t>
            </w:r>
          </w:p>
        </w:tc>
      </w:tr>
    </w:tbl>
    <w:p w14:paraId="6913E44A" w14:textId="77777777" w:rsidR="00EE4E30" w:rsidRPr="00932424" w:rsidRDefault="000E73BF" w:rsidP="00FE7E35">
      <w:pPr>
        <w:rPr>
          <w:rFonts w:cstheme="minorHAnsi"/>
          <w:sz w:val="20"/>
          <w:szCs w:val="20"/>
        </w:rPr>
      </w:pPr>
      <w:r w:rsidRPr="00932424">
        <w:rPr>
          <w:rFonts w:cstheme="minorHAnsi"/>
          <w:sz w:val="20"/>
          <w:szCs w:val="20"/>
        </w:rPr>
        <w:t xml:space="preserve">* </w:t>
      </w:r>
      <w:r w:rsidR="00EE4E30" w:rsidRPr="00932424">
        <w:rPr>
          <w:rFonts w:cstheme="minorHAnsi"/>
          <w:sz w:val="20"/>
          <w:szCs w:val="20"/>
        </w:rPr>
        <w:t xml:space="preserve">Motor, sensory or developmental disorder in siblings  </w:t>
      </w:r>
    </w:p>
    <w:p w14:paraId="3B29C9AB" w14:textId="77777777" w:rsidR="000E73BF" w:rsidRPr="00932424" w:rsidRDefault="000E73BF" w:rsidP="00FE7E35">
      <w:pPr>
        <w:rPr>
          <w:rFonts w:cstheme="minorHAnsi"/>
          <w:sz w:val="20"/>
          <w:szCs w:val="20"/>
        </w:rPr>
      </w:pPr>
      <w:r w:rsidRPr="00932424">
        <w:rPr>
          <w:rFonts w:cstheme="minorHAnsi"/>
          <w:sz w:val="20"/>
          <w:szCs w:val="20"/>
        </w:rPr>
        <w:t>** APH, eclampsia, uterine rupture or ruptured cord</w:t>
      </w:r>
    </w:p>
    <w:p w14:paraId="4D2A7658" w14:textId="77777777" w:rsidR="009804C4" w:rsidRDefault="000C7BFE" w:rsidP="008917D8">
      <w:pPr>
        <w:rPr>
          <w:rFonts w:cstheme="minorHAnsi"/>
          <w:sz w:val="20"/>
          <w:szCs w:val="20"/>
        </w:rPr>
      </w:pPr>
      <w:r w:rsidRPr="00932424">
        <w:rPr>
          <w:rFonts w:cstheme="minorHAnsi"/>
          <w:sz w:val="20"/>
          <w:szCs w:val="20"/>
        </w:rPr>
        <w:t>*** &gt;26 weeks of gestational age</w:t>
      </w:r>
    </w:p>
    <w:p w14:paraId="710AE3E9" w14:textId="77777777" w:rsidR="002B647C" w:rsidRDefault="002B647C">
      <w:pPr>
        <w:rPr>
          <w:rFonts w:cstheme="minorHAnsi"/>
          <w:sz w:val="20"/>
          <w:szCs w:val="20"/>
        </w:rPr>
      </w:pPr>
      <w:r>
        <w:rPr>
          <w:rFonts w:cstheme="minorHAnsi"/>
          <w:sz w:val="20"/>
          <w:szCs w:val="20"/>
        </w:rPr>
        <w:br w:type="page"/>
      </w:r>
    </w:p>
    <w:p w14:paraId="49D64899" w14:textId="77777777" w:rsidR="002B647C" w:rsidRPr="00932424" w:rsidRDefault="002B647C" w:rsidP="002B647C">
      <w:pPr>
        <w:rPr>
          <w:rFonts w:cstheme="minorHAnsi"/>
          <w:sz w:val="20"/>
          <w:szCs w:val="20"/>
        </w:rPr>
        <w:sectPr w:rsidR="002B647C" w:rsidRPr="00932424">
          <w:pgSz w:w="11906" w:h="16838"/>
          <w:pgMar w:top="1440" w:right="1440" w:bottom="1440" w:left="1440" w:header="708" w:footer="708" w:gutter="0"/>
          <w:cols w:space="708"/>
          <w:docGrid w:linePitch="360"/>
        </w:sectPr>
      </w:pPr>
    </w:p>
    <w:p w14:paraId="3CABDF3D" w14:textId="25AC6020" w:rsidR="008917D8" w:rsidRPr="00932424" w:rsidRDefault="008917D8" w:rsidP="008917D8">
      <w:pPr>
        <w:rPr>
          <w:rFonts w:cstheme="minorHAnsi"/>
          <w:b/>
          <w:sz w:val="20"/>
          <w:szCs w:val="20"/>
        </w:rPr>
      </w:pPr>
      <w:r w:rsidRPr="00932424">
        <w:rPr>
          <w:rFonts w:cstheme="minorHAnsi"/>
          <w:b/>
          <w:sz w:val="20"/>
          <w:szCs w:val="20"/>
        </w:rPr>
        <w:lastRenderedPageBreak/>
        <w:t xml:space="preserve">Table </w:t>
      </w:r>
      <w:r w:rsidR="00267971" w:rsidRPr="00932424">
        <w:rPr>
          <w:rFonts w:cstheme="minorHAnsi"/>
          <w:b/>
          <w:sz w:val="20"/>
          <w:szCs w:val="20"/>
        </w:rPr>
        <w:t>2</w:t>
      </w:r>
      <w:r w:rsidRPr="00932424">
        <w:rPr>
          <w:rFonts w:cstheme="minorHAnsi"/>
          <w:b/>
          <w:sz w:val="20"/>
          <w:szCs w:val="20"/>
        </w:rPr>
        <w:t xml:space="preserve">. Traditional vs ML </w:t>
      </w:r>
      <w:ins w:id="132" w:author="Matt Lyon" w:date="2020-10-26T13:52:00Z">
        <w:r w:rsidR="00197688">
          <w:rPr>
            <w:rFonts w:cstheme="minorHAnsi"/>
            <w:b/>
            <w:sz w:val="20"/>
            <w:szCs w:val="20"/>
          </w:rPr>
          <w:t>p</w:t>
        </w:r>
      </w:ins>
      <w:del w:id="133" w:author="Matt Lyon" w:date="2020-10-26T13:52:00Z">
        <w:r w:rsidRPr="00932424" w:rsidDel="00197688">
          <w:rPr>
            <w:rFonts w:cstheme="minorHAnsi"/>
            <w:b/>
            <w:sz w:val="20"/>
            <w:szCs w:val="20"/>
          </w:rPr>
          <w:delText>P</w:delText>
        </w:r>
      </w:del>
      <w:r w:rsidRPr="00932424">
        <w:rPr>
          <w:rFonts w:cstheme="minorHAnsi"/>
          <w:b/>
          <w:sz w:val="20"/>
          <w:szCs w:val="20"/>
        </w:rPr>
        <w:t xml:space="preserve">rediction </w:t>
      </w:r>
      <w:r w:rsidR="00623E47" w:rsidRPr="00932424">
        <w:rPr>
          <w:rFonts w:cstheme="minorHAnsi"/>
          <w:b/>
          <w:sz w:val="20"/>
          <w:szCs w:val="20"/>
        </w:rPr>
        <w:t xml:space="preserve">of </w:t>
      </w:r>
      <w:r w:rsidR="00874DB1" w:rsidRPr="00932424">
        <w:rPr>
          <w:rFonts w:cstheme="minorHAnsi"/>
          <w:b/>
          <w:sz w:val="20"/>
          <w:szCs w:val="20"/>
        </w:rPr>
        <w:t>pregnancy outcome</w:t>
      </w:r>
      <w:ins w:id="134" w:author="Matt Lyon" w:date="2020-10-26T13:52:00Z">
        <w:r w:rsidR="00197688">
          <w:rPr>
            <w:rFonts w:cstheme="minorHAnsi"/>
            <w:b/>
            <w:sz w:val="20"/>
            <w:szCs w:val="20"/>
          </w:rPr>
          <w:t>s</w:t>
        </w:r>
      </w:ins>
    </w:p>
    <w:tbl>
      <w:tblPr>
        <w:tblStyle w:val="TableGrid"/>
        <w:tblW w:w="0" w:type="auto"/>
        <w:tblLook w:val="04A0" w:firstRow="1" w:lastRow="0" w:firstColumn="1" w:lastColumn="0" w:noHBand="0" w:noVBand="1"/>
        <w:tblPrChange w:id="135" w:author="Matt Lyon" w:date="2020-11-03T15:11:00Z">
          <w:tblPr>
            <w:tblStyle w:val="TableGrid"/>
            <w:tblW w:w="0" w:type="auto"/>
            <w:tblLook w:val="04A0" w:firstRow="1" w:lastRow="0" w:firstColumn="1" w:lastColumn="0" w:noHBand="0" w:noVBand="1"/>
          </w:tblPr>
        </w:tblPrChange>
      </w:tblPr>
      <w:tblGrid>
        <w:gridCol w:w="1574"/>
        <w:gridCol w:w="1795"/>
        <w:gridCol w:w="1355"/>
        <w:gridCol w:w="1763"/>
        <w:gridCol w:w="1387"/>
        <w:gridCol w:w="1056"/>
        <w:gridCol w:w="1716"/>
        <w:gridCol w:w="1434"/>
        <w:gridCol w:w="1061"/>
        <w:tblGridChange w:id="136">
          <w:tblGrid>
            <w:gridCol w:w="1574"/>
            <w:gridCol w:w="1575"/>
            <w:gridCol w:w="1575"/>
            <w:gridCol w:w="1575"/>
            <w:gridCol w:w="1575"/>
            <w:gridCol w:w="1575"/>
            <w:gridCol w:w="1575"/>
            <w:gridCol w:w="1575"/>
            <w:gridCol w:w="1575"/>
          </w:tblGrid>
        </w:tblGridChange>
      </w:tblGrid>
      <w:tr w:rsidR="00260A60" w:rsidRPr="00260A60" w14:paraId="37ABE50C" w14:textId="77777777" w:rsidTr="00260A60">
        <w:trPr>
          <w:ins w:id="137" w:author="Matt Lyon" w:date="2020-11-03T15:10:00Z"/>
        </w:trPr>
        <w:tc>
          <w:tcPr>
            <w:tcW w:w="1574" w:type="dxa"/>
            <w:tcPrChange w:id="138" w:author="Matt Lyon" w:date="2020-11-03T15:11:00Z">
              <w:tcPr>
                <w:tcW w:w="1574" w:type="dxa"/>
              </w:tcPr>
            </w:tcPrChange>
          </w:tcPr>
          <w:p w14:paraId="75E3D14A" w14:textId="77777777" w:rsidR="00260A60" w:rsidRPr="00260A60" w:rsidRDefault="00260A60" w:rsidP="007F7C24">
            <w:pPr>
              <w:pStyle w:val="PlainText"/>
              <w:rPr>
                <w:ins w:id="139" w:author="Matt Lyon" w:date="2020-11-03T15:10:00Z"/>
                <w:rFonts w:ascii="Times New Roman" w:hAnsi="Times New Roman" w:cs="Times New Roman"/>
                <w:rPrChange w:id="140" w:author="Matt Lyon" w:date="2020-11-03T15:10:00Z">
                  <w:rPr>
                    <w:ins w:id="141" w:author="Matt Lyon" w:date="2020-11-03T15:10:00Z"/>
                    <w:rFonts w:ascii="Courier New" w:hAnsi="Courier New" w:cs="Courier New"/>
                  </w:rPr>
                </w:rPrChange>
              </w:rPr>
            </w:pPr>
            <w:ins w:id="142" w:author="Matt Lyon" w:date="2020-11-03T15:10:00Z">
              <w:r w:rsidRPr="00260A60">
                <w:rPr>
                  <w:rFonts w:ascii="Times New Roman" w:hAnsi="Times New Roman" w:cs="Times New Roman"/>
                  <w:rPrChange w:id="143" w:author="Matt Lyon" w:date="2020-11-03T15:10:00Z">
                    <w:rPr>
                      <w:rFonts w:ascii="Courier New" w:hAnsi="Courier New" w:cs="Courier New"/>
                    </w:rPr>
                  </w:rPrChange>
                </w:rPr>
                <w:t>Outcome</w:t>
              </w:r>
            </w:ins>
          </w:p>
        </w:tc>
        <w:tc>
          <w:tcPr>
            <w:tcW w:w="1795" w:type="dxa"/>
            <w:tcPrChange w:id="144" w:author="Matt Lyon" w:date="2020-11-03T15:11:00Z">
              <w:tcPr>
                <w:tcW w:w="1575" w:type="dxa"/>
              </w:tcPr>
            </w:tcPrChange>
          </w:tcPr>
          <w:p w14:paraId="3FE0ED28" w14:textId="77777777" w:rsidR="00260A60" w:rsidRPr="00260A60" w:rsidRDefault="00260A60" w:rsidP="007F7C24">
            <w:pPr>
              <w:pStyle w:val="PlainText"/>
              <w:rPr>
                <w:ins w:id="145" w:author="Matt Lyon" w:date="2020-11-03T15:10:00Z"/>
                <w:rFonts w:ascii="Times New Roman" w:hAnsi="Times New Roman" w:cs="Times New Roman"/>
                <w:rPrChange w:id="146" w:author="Matt Lyon" w:date="2020-11-03T15:10:00Z">
                  <w:rPr>
                    <w:ins w:id="147" w:author="Matt Lyon" w:date="2020-11-03T15:10:00Z"/>
                    <w:rFonts w:ascii="Courier New" w:hAnsi="Courier New" w:cs="Courier New"/>
                  </w:rPr>
                </w:rPrChange>
              </w:rPr>
            </w:pPr>
            <w:ins w:id="148" w:author="Matt Lyon" w:date="2020-11-03T15:10:00Z">
              <w:r w:rsidRPr="00260A60">
                <w:rPr>
                  <w:rFonts w:ascii="Times New Roman" w:hAnsi="Times New Roman" w:cs="Times New Roman"/>
                  <w:rPrChange w:id="149" w:author="Matt Lyon" w:date="2020-11-03T15:10:00Z">
                    <w:rPr>
                      <w:rFonts w:ascii="Courier New" w:hAnsi="Courier New" w:cs="Courier New"/>
                    </w:rPr>
                  </w:rPrChange>
                </w:rPr>
                <w:t>Antenatal Factors</w:t>
              </w:r>
            </w:ins>
          </w:p>
        </w:tc>
        <w:tc>
          <w:tcPr>
            <w:tcW w:w="1355" w:type="dxa"/>
            <w:tcPrChange w:id="150" w:author="Matt Lyon" w:date="2020-11-03T15:11:00Z">
              <w:tcPr>
                <w:tcW w:w="1575" w:type="dxa"/>
              </w:tcPr>
            </w:tcPrChange>
          </w:tcPr>
          <w:p w14:paraId="32F6F950" w14:textId="77777777" w:rsidR="00260A60" w:rsidRPr="00260A60" w:rsidRDefault="00260A60" w:rsidP="007F7C24">
            <w:pPr>
              <w:pStyle w:val="PlainText"/>
              <w:rPr>
                <w:ins w:id="151" w:author="Matt Lyon" w:date="2020-11-03T15:10:00Z"/>
                <w:rFonts w:ascii="Times New Roman" w:hAnsi="Times New Roman" w:cs="Times New Roman"/>
                <w:rPrChange w:id="152" w:author="Matt Lyon" w:date="2020-11-03T15:10:00Z">
                  <w:rPr>
                    <w:ins w:id="153" w:author="Matt Lyon" w:date="2020-11-03T15:10:00Z"/>
                    <w:rFonts w:ascii="Courier New" w:hAnsi="Courier New" w:cs="Courier New"/>
                  </w:rPr>
                </w:rPrChange>
              </w:rPr>
            </w:pPr>
          </w:p>
        </w:tc>
        <w:tc>
          <w:tcPr>
            <w:tcW w:w="1763" w:type="dxa"/>
            <w:tcPrChange w:id="154" w:author="Matt Lyon" w:date="2020-11-03T15:11:00Z">
              <w:tcPr>
                <w:tcW w:w="1575" w:type="dxa"/>
              </w:tcPr>
            </w:tcPrChange>
          </w:tcPr>
          <w:p w14:paraId="47C74D7A" w14:textId="77777777" w:rsidR="00260A60" w:rsidRPr="00260A60" w:rsidRDefault="00260A60" w:rsidP="007F7C24">
            <w:pPr>
              <w:pStyle w:val="PlainText"/>
              <w:rPr>
                <w:ins w:id="155" w:author="Matt Lyon" w:date="2020-11-03T15:10:00Z"/>
                <w:rFonts w:ascii="Times New Roman" w:hAnsi="Times New Roman" w:cs="Times New Roman"/>
                <w:rPrChange w:id="156" w:author="Matt Lyon" w:date="2020-11-03T15:10:00Z">
                  <w:rPr>
                    <w:ins w:id="157" w:author="Matt Lyon" w:date="2020-11-03T15:10:00Z"/>
                    <w:rFonts w:ascii="Courier New" w:hAnsi="Courier New" w:cs="Courier New"/>
                  </w:rPr>
                </w:rPrChange>
              </w:rPr>
            </w:pPr>
            <w:ins w:id="158" w:author="Matt Lyon" w:date="2020-11-03T15:10:00Z">
              <w:r w:rsidRPr="00260A60">
                <w:rPr>
                  <w:rFonts w:ascii="Times New Roman" w:hAnsi="Times New Roman" w:cs="Times New Roman"/>
                  <w:rPrChange w:id="159" w:author="Matt Lyon" w:date="2020-11-03T15:10:00Z">
                    <w:rPr>
                      <w:rFonts w:ascii="Courier New" w:hAnsi="Courier New" w:cs="Courier New"/>
                    </w:rPr>
                  </w:rPrChange>
                </w:rPr>
                <w:t>Antenatal and Growth Factors</w:t>
              </w:r>
            </w:ins>
          </w:p>
        </w:tc>
        <w:tc>
          <w:tcPr>
            <w:tcW w:w="1387" w:type="dxa"/>
            <w:tcPrChange w:id="160" w:author="Matt Lyon" w:date="2020-11-03T15:11:00Z">
              <w:tcPr>
                <w:tcW w:w="1575" w:type="dxa"/>
              </w:tcPr>
            </w:tcPrChange>
          </w:tcPr>
          <w:p w14:paraId="43F40BE0" w14:textId="77777777" w:rsidR="00260A60" w:rsidRPr="00260A60" w:rsidRDefault="00260A60" w:rsidP="007F7C24">
            <w:pPr>
              <w:pStyle w:val="PlainText"/>
              <w:rPr>
                <w:ins w:id="161" w:author="Matt Lyon" w:date="2020-11-03T15:10:00Z"/>
                <w:rFonts w:ascii="Times New Roman" w:hAnsi="Times New Roman" w:cs="Times New Roman"/>
                <w:rPrChange w:id="162" w:author="Matt Lyon" w:date="2020-11-03T15:10:00Z">
                  <w:rPr>
                    <w:ins w:id="163" w:author="Matt Lyon" w:date="2020-11-03T15:10:00Z"/>
                    <w:rFonts w:ascii="Courier New" w:hAnsi="Courier New" w:cs="Courier New"/>
                  </w:rPr>
                </w:rPrChange>
              </w:rPr>
            </w:pPr>
          </w:p>
        </w:tc>
        <w:tc>
          <w:tcPr>
            <w:tcW w:w="1056" w:type="dxa"/>
            <w:tcPrChange w:id="164" w:author="Matt Lyon" w:date="2020-11-03T15:11:00Z">
              <w:tcPr>
                <w:tcW w:w="1575" w:type="dxa"/>
              </w:tcPr>
            </w:tcPrChange>
          </w:tcPr>
          <w:p w14:paraId="04785FF4" w14:textId="77777777" w:rsidR="00260A60" w:rsidRPr="00260A60" w:rsidRDefault="00260A60" w:rsidP="007F7C24">
            <w:pPr>
              <w:pStyle w:val="PlainText"/>
              <w:rPr>
                <w:ins w:id="165" w:author="Matt Lyon" w:date="2020-11-03T15:10:00Z"/>
                <w:rFonts w:ascii="Times New Roman" w:hAnsi="Times New Roman" w:cs="Times New Roman"/>
                <w:rPrChange w:id="166" w:author="Matt Lyon" w:date="2020-11-03T15:10:00Z">
                  <w:rPr>
                    <w:ins w:id="167" w:author="Matt Lyon" w:date="2020-11-03T15:10:00Z"/>
                    <w:rFonts w:ascii="Courier New" w:hAnsi="Courier New" w:cs="Courier New"/>
                  </w:rPr>
                </w:rPrChange>
              </w:rPr>
            </w:pPr>
          </w:p>
        </w:tc>
        <w:tc>
          <w:tcPr>
            <w:tcW w:w="1716" w:type="dxa"/>
            <w:tcPrChange w:id="168" w:author="Matt Lyon" w:date="2020-11-03T15:11:00Z">
              <w:tcPr>
                <w:tcW w:w="1575" w:type="dxa"/>
              </w:tcPr>
            </w:tcPrChange>
          </w:tcPr>
          <w:p w14:paraId="1905C35F" w14:textId="77777777" w:rsidR="00260A60" w:rsidRPr="00260A60" w:rsidRDefault="00260A60" w:rsidP="007F7C24">
            <w:pPr>
              <w:pStyle w:val="PlainText"/>
              <w:rPr>
                <w:ins w:id="169" w:author="Matt Lyon" w:date="2020-11-03T15:10:00Z"/>
                <w:rFonts w:ascii="Times New Roman" w:hAnsi="Times New Roman" w:cs="Times New Roman"/>
                <w:rPrChange w:id="170" w:author="Matt Lyon" w:date="2020-11-03T15:10:00Z">
                  <w:rPr>
                    <w:ins w:id="171" w:author="Matt Lyon" w:date="2020-11-03T15:10:00Z"/>
                    <w:rFonts w:ascii="Courier New" w:hAnsi="Courier New" w:cs="Courier New"/>
                  </w:rPr>
                </w:rPrChange>
              </w:rPr>
            </w:pPr>
            <w:ins w:id="172" w:author="Matt Lyon" w:date="2020-11-03T15:10:00Z">
              <w:r w:rsidRPr="00260A60">
                <w:rPr>
                  <w:rFonts w:ascii="Times New Roman" w:hAnsi="Times New Roman" w:cs="Times New Roman"/>
                  <w:rPrChange w:id="173" w:author="Matt Lyon" w:date="2020-11-03T15:10:00Z">
                    <w:rPr>
                      <w:rFonts w:ascii="Courier New" w:hAnsi="Courier New" w:cs="Courier New"/>
                    </w:rPr>
                  </w:rPrChange>
                </w:rPr>
                <w:t>Antenatal and Intrapartum Factors</w:t>
              </w:r>
            </w:ins>
          </w:p>
        </w:tc>
        <w:tc>
          <w:tcPr>
            <w:tcW w:w="1434" w:type="dxa"/>
            <w:tcPrChange w:id="174" w:author="Matt Lyon" w:date="2020-11-03T15:11:00Z">
              <w:tcPr>
                <w:tcW w:w="1575" w:type="dxa"/>
              </w:tcPr>
            </w:tcPrChange>
          </w:tcPr>
          <w:p w14:paraId="0D24E20A" w14:textId="77777777" w:rsidR="00260A60" w:rsidRPr="00260A60" w:rsidRDefault="00260A60" w:rsidP="007F7C24">
            <w:pPr>
              <w:pStyle w:val="PlainText"/>
              <w:rPr>
                <w:ins w:id="175" w:author="Matt Lyon" w:date="2020-11-03T15:10:00Z"/>
                <w:rFonts w:ascii="Times New Roman" w:hAnsi="Times New Roman" w:cs="Times New Roman"/>
                <w:rPrChange w:id="176" w:author="Matt Lyon" w:date="2020-11-03T15:10:00Z">
                  <w:rPr>
                    <w:ins w:id="177" w:author="Matt Lyon" w:date="2020-11-03T15:10:00Z"/>
                    <w:rFonts w:ascii="Courier New" w:hAnsi="Courier New" w:cs="Courier New"/>
                  </w:rPr>
                </w:rPrChange>
              </w:rPr>
            </w:pPr>
          </w:p>
        </w:tc>
        <w:tc>
          <w:tcPr>
            <w:tcW w:w="1061" w:type="dxa"/>
            <w:tcPrChange w:id="178" w:author="Matt Lyon" w:date="2020-11-03T15:11:00Z">
              <w:tcPr>
                <w:tcW w:w="1575" w:type="dxa"/>
              </w:tcPr>
            </w:tcPrChange>
          </w:tcPr>
          <w:p w14:paraId="5B005AE5" w14:textId="77777777" w:rsidR="00260A60" w:rsidRPr="00260A60" w:rsidRDefault="00260A60" w:rsidP="007F7C24">
            <w:pPr>
              <w:pStyle w:val="PlainText"/>
              <w:rPr>
                <w:ins w:id="179" w:author="Matt Lyon" w:date="2020-11-03T15:10:00Z"/>
                <w:rFonts w:ascii="Times New Roman" w:hAnsi="Times New Roman" w:cs="Times New Roman"/>
                <w:rPrChange w:id="180" w:author="Matt Lyon" w:date="2020-11-03T15:10:00Z">
                  <w:rPr>
                    <w:ins w:id="181" w:author="Matt Lyon" w:date="2020-11-03T15:10:00Z"/>
                    <w:rFonts w:ascii="Courier New" w:hAnsi="Courier New" w:cs="Courier New"/>
                  </w:rPr>
                </w:rPrChange>
              </w:rPr>
            </w:pPr>
          </w:p>
        </w:tc>
      </w:tr>
      <w:tr w:rsidR="00260A60" w:rsidRPr="00260A60" w14:paraId="2C25BEDA" w14:textId="77777777" w:rsidTr="00260A60">
        <w:trPr>
          <w:ins w:id="182" w:author="Matt Lyon" w:date="2020-11-03T15:10:00Z"/>
        </w:trPr>
        <w:tc>
          <w:tcPr>
            <w:tcW w:w="1574" w:type="dxa"/>
            <w:tcPrChange w:id="183" w:author="Matt Lyon" w:date="2020-11-03T15:11:00Z">
              <w:tcPr>
                <w:tcW w:w="1574" w:type="dxa"/>
              </w:tcPr>
            </w:tcPrChange>
          </w:tcPr>
          <w:p w14:paraId="587EDFBD" w14:textId="77777777" w:rsidR="00260A60" w:rsidRPr="00260A60" w:rsidRDefault="00260A60" w:rsidP="007F7C24">
            <w:pPr>
              <w:pStyle w:val="PlainText"/>
              <w:rPr>
                <w:ins w:id="184" w:author="Matt Lyon" w:date="2020-11-03T15:10:00Z"/>
                <w:rFonts w:ascii="Times New Roman" w:hAnsi="Times New Roman" w:cs="Times New Roman"/>
                <w:rPrChange w:id="185" w:author="Matt Lyon" w:date="2020-11-03T15:10:00Z">
                  <w:rPr>
                    <w:ins w:id="186" w:author="Matt Lyon" w:date="2020-11-03T15:10:00Z"/>
                    <w:rFonts w:ascii="Courier New" w:hAnsi="Courier New" w:cs="Courier New"/>
                  </w:rPr>
                </w:rPrChange>
              </w:rPr>
            </w:pPr>
          </w:p>
        </w:tc>
        <w:tc>
          <w:tcPr>
            <w:tcW w:w="1795" w:type="dxa"/>
            <w:tcPrChange w:id="187" w:author="Matt Lyon" w:date="2020-11-03T15:11:00Z">
              <w:tcPr>
                <w:tcW w:w="1575" w:type="dxa"/>
              </w:tcPr>
            </w:tcPrChange>
          </w:tcPr>
          <w:p w14:paraId="165A4275" w14:textId="77777777" w:rsidR="00260A60" w:rsidRPr="00260A60" w:rsidRDefault="00260A60" w:rsidP="007F7C24">
            <w:pPr>
              <w:pStyle w:val="PlainText"/>
              <w:rPr>
                <w:ins w:id="188" w:author="Matt Lyon" w:date="2020-11-03T15:10:00Z"/>
                <w:rFonts w:ascii="Times New Roman" w:hAnsi="Times New Roman" w:cs="Times New Roman"/>
                <w:rPrChange w:id="189" w:author="Matt Lyon" w:date="2020-11-03T15:10:00Z">
                  <w:rPr>
                    <w:ins w:id="190" w:author="Matt Lyon" w:date="2020-11-03T15:10:00Z"/>
                    <w:rFonts w:ascii="Courier New" w:hAnsi="Courier New" w:cs="Courier New"/>
                  </w:rPr>
                </w:rPrChange>
              </w:rPr>
            </w:pPr>
            <w:ins w:id="191" w:author="Matt Lyon" w:date="2020-11-03T15:10:00Z">
              <w:r w:rsidRPr="00260A60">
                <w:rPr>
                  <w:rFonts w:ascii="Times New Roman" w:hAnsi="Times New Roman" w:cs="Times New Roman"/>
                  <w:rPrChange w:id="192" w:author="Matt Lyon" w:date="2020-11-03T15:10:00Z">
                    <w:rPr>
                      <w:rFonts w:ascii="Courier New" w:hAnsi="Courier New" w:cs="Courier New"/>
                    </w:rPr>
                  </w:rPrChange>
                </w:rPr>
                <w:t>AUC (95% CI)</w:t>
              </w:r>
            </w:ins>
          </w:p>
        </w:tc>
        <w:tc>
          <w:tcPr>
            <w:tcW w:w="1355" w:type="dxa"/>
            <w:tcPrChange w:id="193" w:author="Matt Lyon" w:date="2020-11-03T15:11:00Z">
              <w:tcPr>
                <w:tcW w:w="1575" w:type="dxa"/>
              </w:tcPr>
            </w:tcPrChange>
          </w:tcPr>
          <w:p w14:paraId="1FB45274" w14:textId="77777777" w:rsidR="00260A60" w:rsidRPr="00260A60" w:rsidRDefault="00260A60" w:rsidP="007F7C24">
            <w:pPr>
              <w:pStyle w:val="PlainText"/>
              <w:rPr>
                <w:ins w:id="194" w:author="Matt Lyon" w:date="2020-11-03T15:10:00Z"/>
                <w:rFonts w:ascii="Times New Roman" w:hAnsi="Times New Roman" w:cs="Times New Roman"/>
                <w:rPrChange w:id="195" w:author="Matt Lyon" w:date="2020-11-03T15:10:00Z">
                  <w:rPr>
                    <w:ins w:id="196" w:author="Matt Lyon" w:date="2020-11-03T15:10:00Z"/>
                    <w:rFonts w:ascii="Courier New" w:hAnsi="Courier New" w:cs="Courier New"/>
                  </w:rPr>
                </w:rPrChange>
              </w:rPr>
            </w:pPr>
            <w:ins w:id="197" w:author="Matt Lyon" w:date="2020-11-03T15:10:00Z">
              <w:r w:rsidRPr="00260A60">
                <w:rPr>
                  <w:rFonts w:ascii="Times New Roman" w:hAnsi="Times New Roman" w:cs="Times New Roman"/>
                  <w:rPrChange w:id="198" w:author="Matt Lyon" w:date="2020-11-03T15:10:00Z">
                    <w:rPr>
                      <w:rFonts w:ascii="Courier New" w:hAnsi="Courier New" w:cs="Courier New"/>
                    </w:rPr>
                  </w:rPrChange>
                </w:rPr>
                <w:t>Proportion in highest decile</w:t>
              </w:r>
            </w:ins>
          </w:p>
        </w:tc>
        <w:tc>
          <w:tcPr>
            <w:tcW w:w="1763" w:type="dxa"/>
            <w:tcPrChange w:id="199" w:author="Matt Lyon" w:date="2020-11-03T15:11:00Z">
              <w:tcPr>
                <w:tcW w:w="1575" w:type="dxa"/>
              </w:tcPr>
            </w:tcPrChange>
          </w:tcPr>
          <w:p w14:paraId="63CBFEB6" w14:textId="77777777" w:rsidR="00260A60" w:rsidRPr="00260A60" w:rsidRDefault="00260A60" w:rsidP="007F7C24">
            <w:pPr>
              <w:pStyle w:val="PlainText"/>
              <w:rPr>
                <w:ins w:id="200" w:author="Matt Lyon" w:date="2020-11-03T15:10:00Z"/>
                <w:rFonts w:ascii="Times New Roman" w:hAnsi="Times New Roman" w:cs="Times New Roman"/>
                <w:rPrChange w:id="201" w:author="Matt Lyon" w:date="2020-11-03T15:10:00Z">
                  <w:rPr>
                    <w:ins w:id="202" w:author="Matt Lyon" w:date="2020-11-03T15:10:00Z"/>
                    <w:rFonts w:ascii="Courier New" w:hAnsi="Courier New" w:cs="Courier New"/>
                  </w:rPr>
                </w:rPrChange>
              </w:rPr>
            </w:pPr>
            <w:ins w:id="203" w:author="Matt Lyon" w:date="2020-11-03T15:10:00Z">
              <w:r w:rsidRPr="00260A60">
                <w:rPr>
                  <w:rFonts w:ascii="Times New Roman" w:hAnsi="Times New Roman" w:cs="Times New Roman"/>
                  <w:rPrChange w:id="204" w:author="Matt Lyon" w:date="2020-11-03T15:10:00Z">
                    <w:rPr>
                      <w:rFonts w:ascii="Courier New" w:hAnsi="Courier New" w:cs="Courier New"/>
                    </w:rPr>
                  </w:rPrChange>
                </w:rPr>
                <w:t>AUC (95% CI)</w:t>
              </w:r>
            </w:ins>
          </w:p>
        </w:tc>
        <w:tc>
          <w:tcPr>
            <w:tcW w:w="1387" w:type="dxa"/>
            <w:tcPrChange w:id="205" w:author="Matt Lyon" w:date="2020-11-03T15:11:00Z">
              <w:tcPr>
                <w:tcW w:w="1575" w:type="dxa"/>
              </w:tcPr>
            </w:tcPrChange>
          </w:tcPr>
          <w:p w14:paraId="23F76C67" w14:textId="77777777" w:rsidR="00260A60" w:rsidRPr="00260A60" w:rsidRDefault="00260A60" w:rsidP="007F7C24">
            <w:pPr>
              <w:pStyle w:val="PlainText"/>
              <w:rPr>
                <w:ins w:id="206" w:author="Matt Lyon" w:date="2020-11-03T15:10:00Z"/>
                <w:rFonts w:ascii="Times New Roman" w:hAnsi="Times New Roman" w:cs="Times New Roman"/>
                <w:rPrChange w:id="207" w:author="Matt Lyon" w:date="2020-11-03T15:10:00Z">
                  <w:rPr>
                    <w:ins w:id="208" w:author="Matt Lyon" w:date="2020-11-03T15:10:00Z"/>
                    <w:rFonts w:ascii="Courier New" w:hAnsi="Courier New" w:cs="Courier New"/>
                  </w:rPr>
                </w:rPrChange>
              </w:rPr>
            </w:pPr>
            <w:ins w:id="209" w:author="Matt Lyon" w:date="2020-11-03T15:10:00Z">
              <w:r w:rsidRPr="00260A60">
                <w:rPr>
                  <w:rFonts w:ascii="Times New Roman" w:hAnsi="Times New Roman" w:cs="Times New Roman"/>
                  <w:rPrChange w:id="210" w:author="Matt Lyon" w:date="2020-11-03T15:10:00Z">
                    <w:rPr>
                      <w:rFonts w:ascii="Courier New" w:hAnsi="Courier New" w:cs="Courier New"/>
                    </w:rPr>
                  </w:rPrChange>
                </w:rPr>
                <w:t>Proportion in highest decile</w:t>
              </w:r>
            </w:ins>
          </w:p>
        </w:tc>
        <w:tc>
          <w:tcPr>
            <w:tcW w:w="1056" w:type="dxa"/>
            <w:tcPrChange w:id="211" w:author="Matt Lyon" w:date="2020-11-03T15:11:00Z">
              <w:tcPr>
                <w:tcW w:w="1575" w:type="dxa"/>
              </w:tcPr>
            </w:tcPrChange>
          </w:tcPr>
          <w:p w14:paraId="66066E8D" w14:textId="77777777" w:rsidR="00260A60" w:rsidRPr="00260A60" w:rsidRDefault="00260A60" w:rsidP="007F7C24">
            <w:pPr>
              <w:pStyle w:val="PlainText"/>
              <w:rPr>
                <w:ins w:id="212" w:author="Matt Lyon" w:date="2020-11-03T15:10:00Z"/>
                <w:rFonts w:ascii="Times New Roman" w:hAnsi="Times New Roman" w:cs="Times New Roman"/>
                <w:rPrChange w:id="213" w:author="Matt Lyon" w:date="2020-11-03T15:10:00Z">
                  <w:rPr>
                    <w:ins w:id="214" w:author="Matt Lyon" w:date="2020-11-03T15:10:00Z"/>
                    <w:rFonts w:ascii="Courier New" w:hAnsi="Courier New" w:cs="Courier New"/>
                  </w:rPr>
                </w:rPrChange>
              </w:rPr>
            </w:pPr>
            <w:ins w:id="215" w:author="Matt Lyon" w:date="2020-11-03T15:10:00Z">
              <w:r w:rsidRPr="00260A60">
                <w:rPr>
                  <w:rFonts w:ascii="Times New Roman" w:hAnsi="Times New Roman" w:cs="Times New Roman"/>
                  <w:rPrChange w:id="216" w:author="Matt Lyon" w:date="2020-11-03T15:10:00Z">
                    <w:rPr>
                      <w:rFonts w:ascii="Courier New" w:hAnsi="Courier New" w:cs="Courier New"/>
                    </w:rPr>
                  </w:rPrChange>
                </w:rPr>
                <w:t>p-value*</w:t>
              </w:r>
            </w:ins>
          </w:p>
        </w:tc>
        <w:tc>
          <w:tcPr>
            <w:tcW w:w="1716" w:type="dxa"/>
            <w:tcPrChange w:id="217" w:author="Matt Lyon" w:date="2020-11-03T15:11:00Z">
              <w:tcPr>
                <w:tcW w:w="1575" w:type="dxa"/>
              </w:tcPr>
            </w:tcPrChange>
          </w:tcPr>
          <w:p w14:paraId="1FCC0DD6" w14:textId="77777777" w:rsidR="00260A60" w:rsidRPr="00260A60" w:rsidRDefault="00260A60" w:rsidP="007F7C24">
            <w:pPr>
              <w:pStyle w:val="PlainText"/>
              <w:rPr>
                <w:ins w:id="218" w:author="Matt Lyon" w:date="2020-11-03T15:10:00Z"/>
                <w:rFonts w:ascii="Times New Roman" w:hAnsi="Times New Roman" w:cs="Times New Roman"/>
                <w:rPrChange w:id="219" w:author="Matt Lyon" w:date="2020-11-03T15:10:00Z">
                  <w:rPr>
                    <w:ins w:id="220" w:author="Matt Lyon" w:date="2020-11-03T15:10:00Z"/>
                    <w:rFonts w:ascii="Courier New" w:hAnsi="Courier New" w:cs="Courier New"/>
                  </w:rPr>
                </w:rPrChange>
              </w:rPr>
            </w:pPr>
            <w:ins w:id="221" w:author="Matt Lyon" w:date="2020-11-03T15:10:00Z">
              <w:r w:rsidRPr="00260A60">
                <w:rPr>
                  <w:rFonts w:ascii="Times New Roman" w:hAnsi="Times New Roman" w:cs="Times New Roman"/>
                  <w:rPrChange w:id="222" w:author="Matt Lyon" w:date="2020-11-03T15:10:00Z">
                    <w:rPr>
                      <w:rFonts w:ascii="Courier New" w:hAnsi="Courier New" w:cs="Courier New"/>
                    </w:rPr>
                  </w:rPrChange>
                </w:rPr>
                <w:t>AUC (95% CI)</w:t>
              </w:r>
            </w:ins>
          </w:p>
        </w:tc>
        <w:tc>
          <w:tcPr>
            <w:tcW w:w="1434" w:type="dxa"/>
            <w:tcPrChange w:id="223" w:author="Matt Lyon" w:date="2020-11-03T15:11:00Z">
              <w:tcPr>
                <w:tcW w:w="1575" w:type="dxa"/>
              </w:tcPr>
            </w:tcPrChange>
          </w:tcPr>
          <w:p w14:paraId="723B92D2" w14:textId="77777777" w:rsidR="00260A60" w:rsidRPr="00260A60" w:rsidRDefault="00260A60" w:rsidP="007F7C24">
            <w:pPr>
              <w:pStyle w:val="PlainText"/>
              <w:rPr>
                <w:ins w:id="224" w:author="Matt Lyon" w:date="2020-11-03T15:10:00Z"/>
                <w:rFonts w:ascii="Times New Roman" w:hAnsi="Times New Roman" w:cs="Times New Roman"/>
                <w:rPrChange w:id="225" w:author="Matt Lyon" w:date="2020-11-03T15:10:00Z">
                  <w:rPr>
                    <w:ins w:id="226" w:author="Matt Lyon" w:date="2020-11-03T15:10:00Z"/>
                    <w:rFonts w:ascii="Courier New" w:hAnsi="Courier New" w:cs="Courier New"/>
                  </w:rPr>
                </w:rPrChange>
              </w:rPr>
            </w:pPr>
            <w:ins w:id="227" w:author="Matt Lyon" w:date="2020-11-03T15:10:00Z">
              <w:r w:rsidRPr="00260A60">
                <w:rPr>
                  <w:rFonts w:ascii="Times New Roman" w:hAnsi="Times New Roman" w:cs="Times New Roman"/>
                  <w:rPrChange w:id="228" w:author="Matt Lyon" w:date="2020-11-03T15:10:00Z">
                    <w:rPr>
                      <w:rFonts w:ascii="Courier New" w:hAnsi="Courier New" w:cs="Courier New"/>
                    </w:rPr>
                  </w:rPrChange>
                </w:rPr>
                <w:t>Proportion in highest decile</w:t>
              </w:r>
            </w:ins>
          </w:p>
        </w:tc>
        <w:tc>
          <w:tcPr>
            <w:tcW w:w="1061" w:type="dxa"/>
            <w:tcPrChange w:id="229" w:author="Matt Lyon" w:date="2020-11-03T15:11:00Z">
              <w:tcPr>
                <w:tcW w:w="1575" w:type="dxa"/>
              </w:tcPr>
            </w:tcPrChange>
          </w:tcPr>
          <w:p w14:paraId="727C7873" w14:textId="77777777" w:rsidR="00260A60" w:rsidRPr="00260A60" w:rsidRDefault="00260A60" w:rsidP="007F7C24">
            <w:pPr>
              <w:pStyle w:val="PlainText"/>
              <w:rPr>
                <w:ins w:id="230" w:author="Matt Lyon" w:date="2020-11-03T15:10:00Z"/>
                <w:rFonts w:ascii="Times New Roman" w:hAnsi="Times New Roman" w:cs="Times New Roman"/>
                <w:rPrChange w:id="231" w:author="Matt Lyon" w:date="2020-11-03T15:10:00Z">
                  <w:rPr>
                    <w:ins w:id="232" w:author="Matt Lyon" w:date="2020-11-03T15:10:00Z"/>
                    <w:rFonts w:ascii="Courier New" w:hAnsi="Courier New" w:cs="Courier New"/>
                  </w:rPr>
                </w:rPrChange>
              </w:rPr>
            </w:pPr>
            <w:ins w:id="233" w:author="Matt Lyon" w:date="2020-11-03T15:10:00Z">
              <w:r w:rsidRPr="00260A60">
                <w:rPr>
                  <w:rFonts w:ascii="Times New Roman" w:hAnsi="Times New Roman" w:cs="Times New Roman"/>
                  <w:rPrChange w:id="234" w:author="Matt Lyon" w:date="2020-11-03T15:10:00Z">
                    <w:rPr>
                      <w:rFonts w:ascii="Courier New" w:hAnsi="Courier New" w:cs="Courier New"/>
                    </w:rPr>
                  </w:rPrChange>
                </w:rPr>
                <w:t>p-value*</w:t>
              </w:r>
            </w:ins>
          </w:p>
        </w:tc>
      </w:tr>
      <w:tr w:rsidR="00260A60" w:rsidRPr="00260A60" w14:paraId="2A1A5D6E" w14:textId="77777777" w:rsidTr="00260A60">
        <w:trPr>
          <w:ins w:id="235" w:author="Matt Lyon" w:date="2020-11-03T15:10:00Z"/>
        </w:trPr>
        <w:tc>
          <w:tcPr>
            <w:tcW w:w="13141" w:type="dxa"/>
            <w:gridSpan w:val="9"/>
            <w:tcPrChange w:id="236" w:author="Matt Lyon" w:date="2020-11-03T15:11:00Z">
              <w:tcPr>
                <w:tcW w:w="14174" w:type="dxa"/>
                <w:gridSpan w:val="9"/>
              </w:tcPr>
            </w:tcPrChange>
          </w:tcPr>
          <w:p w14:paraId="28323B51" w14:textId="2F65A84B" w:rsidR="00260A60" w:rsidRPr="00260A60" w:rsidRDefault="00260A60" w:rsidP="007F7C24">
            <w:pPr>
              <w:pStyle w:val="PlainText"/>
              <w:rPr>
                <w:ins w:id="237" w:author="Matt Lyon" w:date="2020-11-03T15:10:00Z"/>
                <w:rFonts w:ascii="Times New Roman" w:hAnsi="Times New Roman" w:cs="Times New Roman"/>
                <w:rPrChange w:id="238" w:author="Matt Lyon" w:date="2020-11-03T15:10:00Z">
                  <w:rPr>
                    <w:ins w:id="239" w:author="Matt Lyon" w:date="2020-11-03T15:10:00Z"/>
                    <w:rFonts w:ascii="Courier New" w:hAnsi="Courier New" w:cs="Courier New"/>
                  </w:rPr>
                </w:rPrChange>
              </w:rPr>
            </w:pPr>
            <w:ins w:id="240" w:author="Matt Lyon" w:date="2020-11-03T15:10:00Z">
              <w:r w:rsidRPr="00260A60">
                <w:rPr>
                  <w:rFonts w:ascii="Times New Roman" w:hAnsi="Times New Roman" w:cs="Times New Roman"/>
                  <w:rPrChange w:id="241" w:author="Matt Lyon" w:date="2020-11-03T15:10:00Z">
                    <w:rPr>
                      <w:rFonts w:ascii="Courier New" w:hAnsi="Courier New" w:cs="Courier New"/>
                    </w:rPr>
                  </w:rPrChange>
                </w:rPr>
                <w:t>Hypoxic-Ischaemic Encephalopathy</w:t>
              </w:r>
            </w:ins>
          </w:p>
        </w:tc>
      </w:tr>
      <w:tr w:rsidR="00260A60" w:rsidRPr="00260A60" w14:paraId="25771B2A" w14:textId="77777777" w:rsidTr="00260A60">
        <w:trPr>
          <w:ins w:id="242" w:author="Matt Lyon" w:date="2020-11-03T15:10:00Z"/>
        </w:trPr>
        <w:tc>
          <w:tcPr>
            <w:tcW w:w="1574" w:type="dxa"/>
            <w:tcPrChange w:id="243" w:author="Matt Lyon" w:date="2020-11-03T15:11:00Z">
              <w:tcPr>
                <w:tcW w:w="1574" w:type="dxa"/>
              </w:tcPr>
            </w:tcPrChange>
          </w:tcPr>
          <w:p w14:paraId="507F17FB" w14:textId="77777777" w:rsidR="00260A60" w:rsidRPr="00260A60" w:rsidRDefault="00260A60" w:rsidP="007F7C24">
            <w:pPr>
              <w:pStyle w:val="PlainText"/>
              <w:rPr>
                <w:ins w:id="244" w:author="Matt Lyon" w:date="2020-11-03T15:10:00Z"/>
                <w:rFonts w:ascii="Times New Roman" w:hAnsi="Times New Roman" w:cs="Times New Roman"/>
                <w:rPrChange w:id="245" w:author="Matt Lyon" w:date="2020-11-03T15:10:00Z">
                  <w:rPr>
                    <w:ins w:id="246" w:author="Matt Lyon" w:date="2020-11-03T15:10:00Z"/>
                    <w:rFonts w:ascii="Courier New" w:hAnsi="Courier New" w:cs="Courier New"/>
                  </w:rPr>
                </w:rPrChange>
              </w:rPr>
            </w:pPr>
            <w:ins w:id="247" w:author="Matt Lyon" w:date="2020-11-03T15:10:00Z">
              <w:r w:rsidRPr="00260A60">
                <w:rPr>
                  <w:rFonts w:ascii="Times New Roman" w:hAnsi="Times New Roman" w:cs="Times New Roman"/>
                  <w:rPrChange w:id="248" w:author="Matt Lyon" w:date="2020-11-03T15:10:00Z">
                    <w:rPr>
                      <w:rFonts w:ascii="Courier New" w:hAnsi="Courier New" w:cs="Courier New"/>
                    </w:rPr>
                  </w:rPrChange>
                </w:rPr>
                <w:t>Conventional Analysis</w:t>
              </w:r>
            </w:ins>
          </w:p>
        </w:tc>
        <w:tc>
          <w:tcPr>
            <w:tcW w:w="1795" w:type="dxa"/>
            <w:tcPrChange w:id="249" w:author="Matt Lyon" w:date="2020-11-03T15:11:00Z">
              <w:tcPr>
                <w:tcW w:w="1575" w:type="dxa"/>
              </w:tcPr>
            </w:tcPrChange>
          </w:tcPr>
          <w:p w14:paraId="36C7DBEA" w14:textId="77777777" w:rsidR="00260A60" w:rsidRPr="00260A60" w:rsidRDefault="00260A60" w:rsidP="007F7C24">
            <w:pPr>
              <w:pStyle w:val="PlainText"/>
              <w:rPr>
                <w:ins w:id="250" w:author="Matt Lyon" w:date="2020-11-03T15:10:00Z"/>
                <w:rFonts w:ascii="Times New Roman" w:hAnsi="Times New Roman" w:cs="Times New Roman"/>
                <w:rPrChange w:id="251" w:author="Matt Lyon" w:date="2020-11-03T15:10:00Z">
                  <w:rPr>
                    <w:ins w:id="252" w:author="Matt Lyon" w:date="2020-11-03T15:10:00Z"/>
                    <w:rFonts w:ascii="Courier New" w:hAnsi="Courier New" w:cs="Courier New"/>
                  </w:rPr>
                </w:rPrChange>
              </w:rPr>
            </w:pPr>
            <w:ins w:id="253" w:author="Matt Lyon" w:date="2020-11-03T15:10:00Z">
              <w:r w:rsidRPr="00260A60">
                <w:rPr>
                  <w:rFonts w:ascii="Times New Roman" w:hAnsi="Times New Roman" w:cs="Times New Roman"/>
                  <w:rPrChange w:id="254" w:author="Matt Lyon" w:date="2020-11-03T15:10:00Z">
                    <w:rPr>
                      <w:rFonts w:ascii="Courier New" w:hAnsi="Courier New" w:cs="Courier New"/>
                    </w:rPr>
                  </w:rPrChange>
                </w:rPr>
                <w:t>0.71 (0.64-0.77)</w:t>
              </w:r>
            </w:ins>
          </w:p>
        </w:tc>
        <w:tc>
          <w:tcPr>
            <w:tcW w:w="1355" w:type="dxa"/>
            <w:tcPrChange w:id="255" w:author="Matt Lyon" w:date="2020-11-03T15:11:00Z">
              <w:tcPr>
                <w:tcW w:w="1575" w:type="dxa"/>
              </w:tcPr>
            </w:tcPrChange>
          </w:tcPr>
          <w:p w14:paraId="2C4C70C8" w14:textId="77777777" w:rsidR="00260A60" w:rsidRPr="00260A60" w:rsidRDefault="00260A60" w:rsidP="007F7C24">
            <w:pPr>
              <w:pStyle w:val="PlainText"/>
              <w:rPr>
                <w:ins w:id="256" w:author="Matt Lyon" w:date="2020-11-03T15:10:00Z"/>
                <w:rFonts w:ascii="Times New Roman" w:hAnsi="Times New Roman" w:cs="Times New Roman"/>
                <w:rPrChange w:id="257" w:author="Matt Lyon" w:date="2020-11-03T15:10:00Z">
                  <w:rPr>
                    <w:ins w:id="258" w:author="Matt Lyon" w:date="2020-11-03T15:10:00Z"/>
                    <w:rFonts w:ascii="Courier New" w:hAnsi="Courier New" w:cs="Courier New"/>
                  </w:rPr>
                </w:rPrChange>
              </w:rPr>
            </w:pPr>
            <w:ins w:id="259" w:author="Matt Lyon" w:date="2020-11-03T15:10:00Z">
              <w:r w:rsidRPr="00260A60">
                <w:rPr>
                  <w:rFonts w:ascii="Times New Roman" w:hAnsi="Times New Roman" w:cs="Times New Roman"/>
                  <w:rPrChange w:id="260" w:author="Matt Lyon" w:date="2020-11-03T15:10:00Z">
                    <w:rPr>
                      <w:rFonts w:ascii="Courier New" w:hAnsi="Courier New" w:cs="Courier New"/>
                    </w:rPr>
                  </w:rPrChange>
                </w:rPr>
                <w:t>17 (28.8%)</w:t>
              </w:r>
            </w:ins>
          </w:p>
        </w:tc>
        <w:tc>
          <w:tcPr>
            <w:tcW w:w="1763" w:type="dxa"/>
            <w:tcPrChange w:id="261" w:author="Matt Lyon" w:date="2020-11-03T15:11:00Z">
              <w:tcPr>
                <w:tcW w:w="1575" w:type="dxa"/>
              </w:tcPr>
            </w:tcPrChange>
          </w:tcPr>
          <w:p w14:paraId="0B8F7B28" w14:textId="77777777" w:rsidR="00260A60" w:rsidRPr="00260A60" w:rsidRDefault="00260A60" w:rsidP="007F7C24">
            <w:pPr>
              <w:pStyle w:val="PlainText"/>
              <w:rPr>
                <w:ins w:id="262" w:author="Matt Lyon" w:date="2020-11-03T15:10:00Z"/>
                <w:rFonts w:ascii="Times New Roman" w:hAnsi="Times New Roman" w:cs="Times New Roman"/>
                <w:rPrChange w:id="263" w:author="Matt Lyon" w:date="2020-11-03T15:10:00Z">
                  <w:rPr>
                    <w:ins w:id="264" w:author="Matt Lyon" w:date="2020-11-03T15:10:00Z"/>
                    <w:rFonts w:ascii="Courier New" w:hAnsi="Courier New" w:cs="Courier New"/>
                  </w:rPr>
                </w:rPrChange>
              </w:rPr>
            </w:pPr>
            <w:ins w:id="265" w:author="Matt Lyon" w:date="2020-11-03T15:10:00Z">
              <w:r w:rsidRPr="00260A60">
                <w:rPr>
                  <w:rFonts w:ascii="Times New Roman" w:hAnsi="Times New Roman" w:cs="Times New Roman"/>
                  <w:rPrChange w:id="266" w:author="Matt Lyon" w:date="2020-11-03T15:10:00Z">
                    <w:rPr>
                      <w:rFonts w:ascii="Courier New" w:hAnsi="Courier New" w:cs="Courier New"/>
                    </w:rPr>
                  </w:rPrChange>
                </w:rPr>
                <w:t>0.73 (0.67-0.79)</w:t>
              </w:r>
            </w:ins>
          </w:p>
        </w:tc>
        <w:tc>
          <w:tcPr>
            <w:tcW w:w="1387" w:type="dxa"/>
            <w:tcPrChange w:id="267" w:author="Matt Lyon" w:date="2020-11-03T15:11:00Z">
              <w:tcPr>
                <w:tcW w:w="1575" w:type="dxa"/>
              </w:tcPr>
            </w:tcPrChange>
          </w:tcPr>
          <w:p w14:paraId="1A74607C" w14:textId="77777777" w:rsidR="00260A60" w:rsidRPr="00260A60" w:rsidRDefault="00260A60" w:rsidP="007F7C24">
            <w:pPr>
              <w:pStyle w:val="PlainText"/>
              <w:rPr>
                <w:ins w:id="268" w:author="Matt Lyon" w:date="2020-11-03T15:10:00Z"/>
                <w:rFonts w:ascii="Times New Roman" w:hAnsi="Times New Roman" w:cs="Times New Roman"/>
                <w:rPrChange w:id="269" w:author="Matt Lyon" w:date="2020-11-03T15:10:00Z">
                  <w:rPr>
                    <w:ins w:id="270" w:author="Matt Lyon" w:date="2020-11-03T15:10:00Z"/>
                    <w:rFonts w:ascii="Courier New" w:hAnsi="Courier New" w:cs="Courier New"/>
                  </w:rPr>
                </w:rPrChange>
              </w:rPr>
            </w:pPr>
            <w:ins w:id="271" w:author="Matt Lyon" w:date="2020-11-03T15:10:00Z">
              <w:r w:rsidRPr="00260A60">
                <w:rPr>
                  <w:rFonts w:ascii="Times New Roman" w:hAnsi="Times New Roman" w:cs="Times New Roman"/>
                  <w:rPrChange w:id="272" w:author="Matt Lyon" w:date="2020-11-03T15:10:00Z">
                    <w:rPr>
                      <w:rFonts w:ascii="Courier New" w:hAnsi="Courier New" w:cs="Courier New"/>
                    </w:rPr>
                  </w:rPrChange>
                </w:rPr>
                <w:t>22 (37.3%)</w:t>
              </w:r>
            </w:ins>
          </w:p>
        </w:tc>
        <w:tc>
          <w:tcPr>
            <w:tcW w:w="1056" w:type="dxa"/>
            <w:tcPrChange w:id="273" w:author="Matt Lyon" w:date="2020-11-03T15:11:00Z">
              <w:tcPr>
                <w:tcW w:w="1575" w:type="dxa"/>
              </w:tcPr>
            </w:tcPrChange>
          </w:tcPr>
          <w:p w14:paraId="7DA63C4D" w14:textId="77777777" w:rsidR="00260A60" w:rsidRPr="00260A60" w:rsidRDefault="00260A60" w:rsidP="007F7C24">
            <w:pPr>
              <w:pStyle w:val="PlainText"/>
              <w:rPr>
                <w:ins w:id="274" w:author="Matt Lyon" w:date="2020-11-03T15:10:00Z"/>
                <w:rFonts w:ascii="Times New Roman" w:hAnsi="Times New Roman" w:cs="Times New Roman"/>
                <w:rPrChange w:id="275" w:author="Matt Lyon" w:date="2020-11-03T15:10:00Z">
                  <w:rPr>
                    <w:ins w:id="276" w:author="Matt Lyon" w:date="2020-11-03T15:10:00Z"/>
                    <w:rFonts w:ascii="Courier New" w:hAnsi="Courier New" w:cs="Courier New"/>
                  </w:rPr>
                </w:rPrChange>
              </w:rPr>
            </w:pPr>
            <w:ins w:id="277" w:author="Matt Lyon" w:date="2020-11-03T15:10:00Z">
              <w:r w:rsidRPr="00260A60">
                <w:rPr>
                  <w:rFonts w:ascii="Times New Roman" w:hAnsi="Times New Roman" w:cs="Times New Roman"/>
                  <w:rPrChange w:id="278" w:author="Matt Lyon" w:date="2020-11-03T15:10:00Z">
                    <w:rPr>
                      <w:rFonts w:ascii="Courier New" w:hAnsi="Courier New" w:cs="Courier New"/>
                    </w:rPr>
                  </w:rPrChange>
                </w:rPr>
                <w:t>0.09</w:t>
              </w:r>
            </w:ins>
          </w:p>
        </w:tc>
        <w:tc>
          <w:tcPr>
            <w:tcW w:w="1716" w:type="dxa"/>
            <w:tcPrChange w:id="279" w:author="Matt Lyon" w:date="2020-11-03T15:11:00Z">
              <w:tcPr>
                <w:tcW w:w="1575" w:type="dxa"/>
              </w:tcPr>
            </w:tcPrChange>
          </w:tcPr>
          <w:p w14:paraId="6D644C35" w14:textId="77777777" w:rsidR="00260A60" w:rsidRPr="00260A60" w:rsidRDefault="00260A60" w:rsidP="007F7C24">
            <w:pPr>
              <w:pStyle w:val="PlainText"/>
              <w:rPr>
                <w:ins w:id="280" w:author="Matt Lyon" w:date="2020-11-03T15:10:00Z"/>
                <w:rFonts w:ascii="Times New Roman" w:hAnsi="Times New Roman" w:cs="Times New Roman"/>
                <w:rPrChange w:id="281" w:author="Matt Lyon" w:date="2020-11-03T15:10:00Z">
                  <w:rPr>
                    <w:ins w:id="282" w:author="Matt Lyon" w:date="2020-11-03T15:10:00Z"/>
                    <w:rFonts w:ascii="Courier New" w:hAnsi="Courier New" w:cs="Courier New"/>
                  </w:rPr>
                </w:rPrChange>
              </w:rPr>
            </w:pPr>
            <w:ins w:id="283" w:author="Matt Lyon" w:date="2020-11-03T15:10:00Z">
              <w:r w:rsidRPr="00260A60">
                <w:rPr>
                  <w:rFonts w:ascii="Times New Roman" w:hAnsi="Times New Roman" w:cs="Times New Roman"/>
                  <w:rPrChange w:id="284" w:author="Matt Lyon" w:date="2020-11-03T15:10:00Z">
                    <w:rPr>
                      <w:rFonts w:ascii="Courier New" w:hAnsi="Courier New" w:cs="Courier New"/>
                    </w:rPr>
                  </w:rPrChange>
                </w:rPr>
                <w:t>0.7 (0.64-0.77)</w:t>
              </w:r>
            </w:ins>
          </w:p>
        </w:tc>
        <w:tc>
          <w:tcPr>
            <w:tcW w:w="1434" w:type="dxa"/>
            <w:tcPrChange w:id="285" w:author="Matt Lyon" w:date="2020-11-03T15:11:00Z">
              <w:tcPr>
                <w:tcW w:w="1575" w:type="dxa"/>
              </w:tcPr>
            </w:tcPrChange>
          </w:tcPr>
          <w:p w14:paraId="3BCC7F5F" w14:textId="77777777" w:rsidR="00260A60" w:rsidRPr="00260A60" w:rsidRDefault="00260A60" w:rsidP="007F7C24">
            <w:pPr>
              <w:pStyle w:val="PlainText"/>
              <w:rPr>
                <w:ins w:id="286" w:author="Matt Lyon" w:date="2020-11-03T15:10:00Z"/>
                <w:rFonts w:ascii="Times New Roman" w:hAnsi="Times New Roman" w:cs="Times New Roman"/>
                <w:rPrChange w:id="287" w:author="Matt Lyon" w:date="2020-11-03T15:10:00Z">
                  <w:rPr>
                    <w:ins w:id="288" w:author="Matt Lyon" w:date="2020-11-03T15:10:00Z"/>
                    <w:rFonts w:ascii="Courier New" w:hAnsi="Courier New" w:cs="Courier New"/>
                  </w:rPr>
                </w:rPrChange>
              </w:rPr>
            </w:pPr>
            <w:ins w:id="289" w:author="Matt Lyon" w:date="2020-11-03T15:10:00Z">
              <w:r w:rsidRPr="00260A60">
                <w:rPr>
                  <w:rFonts w:ascii="Times New Roman" w:hAnsi="Times New Roman" w:cs="Times New Roman"/>
                  <w:rPrChange w:id="290" w:author="Matt Lyon" w:date="2020-11-03T15:10:00Z">
                    <w:rPr>
                      <w:rFonts w:ascii="Courier New" w:hAnsi="Courier New" w:cs="Courier New"/>
                    </w:rPr>
                  </w:rPrChange>
                </w:rPr>
                <w:t>18 (30.5%)</w:t>
              </w:r>
            </w:ins>
          </w:p>
        </w:tc>
        <w:tc>
          <w:tcPr>
            <w:tcW w:w="1061" w:type="dxa"/>
            <w:tcPrChange w:id="291" w:author="Matt Lyon" w:date="2020-11-03T15:11:00Z">
              <w:tcPr>
                <w:tcW w:w="1575" w:type="dxa"/>
              </w:tcPr>
            </w:tcPrChange>
          </w:tcPr>
          <w:p w14:paraId="2F3F2B91" w14:textId="77777777" w:rsidR="00260A60" w:rsidRPr="00260A60" w:rsidRDefault="00260A60" w:rsidP="007F7C24">
            <w:pPr>
              <w:pStyle w:val="PlainText"/>
              <w:rPr>
                <w:ins w:id="292" w:author="Matt Lyon" w:date="2020-11-03T15:10:00Z"/>
                <w:rFonts w:ascii="Times New Roman" w:hAnsi="Times New Roman" w:cs="Times New Roman"/>
                <w:rPrChange w:id="293" w:author="Matt Lyon" w:date="2020-11-03T15:10:00Z">
                  <w:rPr>
                    <w:ins w:id="294" w:author="Matt Lyon" w:date="2020-11-03T15:10:00Z"/>
                    <w:rFonts w:ascii="Courier New" w:hAnsi="Courier New" w:cs="Courier New"/>
                  </w:rPr>
                </w:rPrChange>
              </w:rPr>
            </w:pPr>
            <w:ins w:id="295" w:author="Matt Lyon" w:date="2020-11-03T15:10:00Z">
              <w:r w:rsidRPr="00260A60">
                <w:rPr>
                  <w:rFonts w:ascii="Times New Roman" w:hAnsi="Times New Roman" w:cs="Times New Roman"/>
                  <w:rPrChange w:id="296" w:author="Matt Lyon" w:date="2020-11-03T15:10:00Z">
                    <w:rPr>
                      <w:rFonts w:ascii="Courier New" w:hAnsi="Courier New" w:cs="Courier New"/>
                    </w:rPr>
                  </w:rPrChange>
                </w:rPr>
                <w:t>0.68</w:t>
              </w:r>
            </w:ins>
          </w:p>
        </w:tc>
      </w:tr>
      <w:tr w:rsidR="00260A60" w:rsidRPr="00260A60" w14:paraId="0E9DB8FC" w14:textId="77777777" w:rsidTr="00260A60">
        <w:trPr>
          <w:ins w:id="297" w:author="Matt Lyon" w:date="2020-11-03T15:10:00Z"/>
        </w:trPr>
        <w:tc>
          <w:tcPr>
            <w:tcW w:w="1574" w:type="dxa"/>
            <w:tcPrChange w:id="298" w:author="Matt Lyon" w:date="2020-11-03T15:11:00Z">
              <w:tcPr>
                <w:tcW w:w="1574" w:type="dxa"/>
              </w:tcPr>
            </w:tcPrChange>
          </w:tcPr>
          <w:p w14:paraId="6559EAA7" w14:textId="77777777" w:rsidR="00260A60" w:rsidRPr="00260A60" w:rsidRDefault="00260A60" w:rsidP="007F7C24">
            <w:pPr>
              <w:pStyle w:val="PlainText"/>
              <w:rPr>
                <w:ins w:id="299" w:author="Matt Lyon" w:date="2020-11-03T15:10:00Z"/>
                <w:rFonts w:ascii="Times New Roman" w:hAnsi="Times New Roman" w:cs="Times New Roman"/>
                <w:rPrChange w:id="300" w:author="Matt Lyon" w:date="2020-11-03T15:10:00Z">
                  <w:rPr>
                    <w:ins w:id="301" w:author="Matt Lyon" w:date="2020-11-03T15:10:00Z"/>
                    <w:rFonts w:ascii="Courier New" w:hAnsi="Courier New" w:cs="Courier New"/>
                  </w:rPr>
                </w:rPrChange>
              </w:rPr>
            </w:pPr>
            <w:ins w:id="302" w:author="Matt Lyon" w:date="2020-11-03T15:10:00Z">
              <w:r w:rsidRPr="00260A60">
                <w:rPr>
                  <w:rFonts w:ascii="Times New Roman" w:hAnsi="Times New Roman" w:cs="Times New Roman"/>
                  <w:rPrChange w:id="303" w:author="Matt Lyon" w:date="2020-11-03T15:10:00Z">
                    <w:rPr>
                      <w:rFonts w:ascii="Courier New" w:hAnsi="Courier New" w:cs="Courier New"/>
                    </w:rPr>
                  </w:rPrChange>
                </w:rPr>
                <w:t>ML (Google)</w:t>
              </w:r>
            </w:ins>
          </w:p>
        </w:tc>
        <w:tc>
          <w:tcPr>
            <w:tcW w:w="1795" w:type="dxa"/>
            <w:tcPrChange w:id="304" w:author="Matt Lyon" w:date="2020-11-03T15:11:00Z">
              <w:tcPr>
                <w:tcW w:w="1575" w:type="dxa"/>
              </w:tcPr>
            </w:tcPrChange>
          </w:tcPr>
          <w:p w14:paraId="458C050D" w14:textId="77777777" w:rsidR="00260A60" w:rsidRPr="00260A60" w:rsidRDefault="00260A60" w:rsidP="007F7C24">
            <w:pPr>
              <w:pStyle w:val="PlainText"/>
              <w:rPr>
                <w:ins w:id="305" w:author="Matt Lyon" w:date="2020-11-03T15:10:00Z"/>
                <w:rFonts w:ascii="Times New Roman" w:hAnsi="Times New Roman" w:cs="Times New Roman"/>
                <w:rPrChange w:id="306" w:author="Matt Lyon" w:date="2020-11-03T15:10:00Z">
                  <w:rPr>
                    <w:ins w:id="307" w:author="Matt Lyon" w:date="2020-11-03T15:10:00Z"/>
                    <w:rFonts w:ascii="Courier New" w:hAnsi="Courier New" w:cs="Courier New"/>
                  </w:rPr>
                </w:rPrChange>
              </w:rPr>
            </w:pPr>
            <w:ins w:id="308" w:author="Matt Lyon" w:date="2020-11-03T15:10:00Z">
              <w:r w:rsidRPr="00260A60">
                <w:rPr>
                  <w:rFonts w:ascii="Times New Roman" w:hAnsi="Times New Roman" w:cs="Times New Roman"/>
                  <w:rPrChange w:id="309" w:author="Matt Lyon" w:date="2020-11-03T15:10:00Z">
                    <w:rPr>
                      <w:rFonts w:ascii="Courier New" w:hAnsi="Courier New" w:cs="Courier New"/>
                    </w:rPr>
                  </w:rPrChange>
                </w:rPr>
                <w:t>0.71 (0.66-0.77)</w:t>
              </w:r>
            </w:ins>
          </w:p>
        </w:tc>
        <w:tc>
          <w:tcPr>
            <w:tcW w:w="1355" w:type="dxa"/>
            <w:tcPrChange w:id="310" w:author="Matt Lyon" w:date="2020-11-03T15:11:00Z">
              <w:tcPr>
                <w:tcW w:w="1575" w:type="dxa"/>
              </w:tcPr>
            </w:tcPrChange>
          </w:tcPr>
          <w:p w14:paraId="27AA8B48" w14:textId="77777777" w:rsidR="00260A60" w:rsidRPr="00260A60" w:rsidRDefault="00260A60" w:rsidP="007F7C24">
            <w:pPr>
              <w:pStyle w:val="PlainText"/>
              <w:rPr>
                <w:ins w:id="311" w:author="Matt Lyon" w:date="2020-11-03T15:10:00Z"/>
                <w:rFonts w:ascii="Times New Roman" w:hAnsi="Times New Roman" w:cs="Times New Roman"/>
                <w:rPrChange w:id="312" w:author="Matt Lyon" w:date="2020-11-03T15:10:00Z">
                  <w:rPr>
                    <w:ins w:id="313" w:author="Matt Lyon" w:date="2020-11-03T15:10:00Z"/>
                    <w:rFonts w:ascii="Courier New" w:hAnsi="Courier New" w:cs="Courier New"/>
                  </w:rPr>
                </w:rPrChange>
              </w:rPr>
            </w:pPr>
            <w:ins w:id="314" w:author="Matt Lyon" w:date="2020-11-03T15:10:00Z">
              <w:r w:rsidRPr="00260A60">
                <w:rPr>
                  <w:rFonts w:ascii="Times New Roman" w:hAnsi="Times New Roman" w:cs="Times New Roman"/>
                  <w:rPrChange w:id="315" w:author="Matt Lyon" w:date="2020-11-03T15:10:00Z">
                    <w:rPr>
                      <w:rFonts w:ascii="Courier New" w:hAnsi="Courier New" w:cs="Courier New"/>
                    </w:rPr>
                  </w:rPrChange>
                </w:rPr>
                <w:t>31 (34.4%)</w:t>
              </w:r>
            </w:ins>
          </w:p>
        </w:tc>
        <w:tc>
          <w:tcPr>
            <w:tcW w:w="1763" w:type="dxa"/>
            <w:tcPrChange w:id="316" w:author="Matt Lyon" w:date="2020-11-03T15:11:00Z">
              <w:tcPr>
                <w:tcW w:w="1575" w:type="dxa"/>
              </w:tcPr>
            </w:tcPrChange>
          </w:tcPr>
          <w:p w14:paraId="54AE0E8A" w14:textId="77777777" w:rsidR="00260A60" w:rsidRPr="00260A60" w:rsidRDefault="00260A60" w:rsidP="007F7C24">
            <w:pPr>
              <w:pStyle w:val="PlainText"/>
              <w:rPr>
                <w:ins w:id="317" w:author="Matt Lyon" w:date="2020-11-03T15:10:00Z"/>
                <w:rFonts w:ascii="Times New Roman" w:hAnsi="Times New Roman" w:cs="Times New Roman"/>
                <w:rPrChange w:id="318" w:author="Matt Lyon" w:date="2020-11-03T15:10:00Z">
                  <w:rPr>
                    <w:ins w:id="319" w:author="Matt Lyon" w:date="2020-11-03T15:10:00Z"/>
                    <w:rFonts w:ascii="Courier New" w:hAnsi="Courier New" w:cs="Courier New"/>
                  </w:rPr>
                </w:rPrChange>
              </w:rPr>
            </w:pPr>
            <w:ins w:id="320" w:author="Matt Lyon" w:date="2020-11-03T15:10:00Z">
              <w:r w:rsidRPr="00260A60">
                <w:rPr>
                  <w:rFonts w:ascii="Times New Roman" w:hAnsi="Times New Roman" w:cs="Times New Roman"/>
                  <w:rPrChange w:id="321" w:author="Matt Lyon" w:date="2020-11-03T15:10:00Z">
                    <w:rPr>
                      <w:rFonts w:ascii="Courier New" w:hAnsi="Courier New" w:cs="Courier New"/>
                    </w:rPr>
                  </w:rPrChange>
                </w:rPr>
                <w:t>0.76 (0.71-0.81)</w:t>
              </w:r>
            </w:ins>
          </w:p>
        </w:tc>
        <w:tc>
          <w:tcPr>
            <w:tcW w:w="1387" w:type="dxa"/>
            <w:tcPrChange w:id="322" w:author="Matt Lyon" w:date="2020-11-03T15:11:00Z">
              <w:tcPr>
                <w:tcW w:w="1575" w:type="dxa"/>
              </w:tcPr>
            </w:tcPrChange>
          </w:tcPr>
          <w:p w14:paraId="3470A59E" w14:textId="77777777" w:rsidR="00260A60" w:rsidRPr="00260A60" w:rsidRDefault="00260A60" w:rsidP="007F7C24">
            <w:pPr>
              <w:pStyle w:val="PlainText"/>
              <w:rPr>
                <w:ins w:id="323" w:author="Matt Lyon" w:date="2020-11-03T15:10:00Z"/>
                <w:rFonts w:ascii="Times New Roman" w:hAnsi="Times New Roman" w:cs="Times New Roman"/>
                <w:rPrChange w:id="324" w:author="Matt Lyon" w:date="2020-11-03T15:10:00Z">
                  <w:rPr>
                    <w:ins w:id="325" w:author="Matt Lyon" w:date="2020-11-03T15:10:00Z"/>
                    <w:rFonts w:ascii="Courier New" w:hAnsi="Courier New" w:cs="Courier New"/>
                  </w:rPr>
                </w:rPrChange>
              </w:rPr>
            </w:pPr>
            <w:ins w:id="326" w:author="Matt Lyon" w:date="2020-11-03T15:10:00Z">
              <w:r w:rsidRPr="00260A60">
                <w:rPr>
                  <w:rFonts w:ascii="Times New Roman" w:hAnsi="Times New Roman" w:cs="Times New Roman"/>
                  <w:rPrChange w:id="327" w:author="Matt Lyon" w:date="2020-11-03T15:10:00Z">
                    <w:rPr>
                      <w:rFonts w:ascii="Courier New" w:hAnsi="Courier New" w:cs="Courier New"/>
                    </w:rPr>
                  </w:rPrChange>
                </w:rPr>
                <w:t>35 (38.9%)</w:t>
              </w:r>
            </w:ins>
          </w:p>
        </w:tc>
        <w:tc>
          <w:tcPr>
            <w:tcW w:w="1056" w:type="dxa"/>
            <w:tcPrChange w:id="328" w:author="Matt Lyon" w:date="2020-11-03T15:11:00Z">
              <w:tcPr>
                <w:tcW w:w="1575" w:type="dxa"/>
              </w:tcPr>
            </w:tcPrChange>
          </w:tcPr>
          <w:p w14:paraId="608E5DF0" w14:textId="77777777" w:rsidR="00260A60" w:rsidRPr="00260A60" w:rsidRDefault="00260A60" w:rsidP="007F7C24">
            <w:pPr>
              <w:pStyle w:val="PlainText"/>
              <w:rPr>
                <w:ins w:id="329" w:author="Matt Lyon" w:date="2020-11-03T15:10:00Z"/>
                <w:rFonts w:ascii="Times New Roman" w:hAnsi="Times New Roman" w:cs="Times New Roman"/>
                <w:rPrChange w:id="330" w:author="Matt Lyon" w:date="2020-11-03T15:10:00Z">
                  <w:rPr>
                    <w:ins w:id="331" w:author="Matt Lyon" w:date="2020-11-03T15:10:00Z"/>
                    <w:rFonts w:ascii="Courier New" w:hAnsi="Courier New" w:cs="Courier New"/>
                  </w:rPr>
                </w:rPrChange>
              </w:rPr>
            </w:pPr>
            <w:ins w:id="332" w:author="Matt Lyon" w:date="2020-11-03T15:10:00Z">
              <w:r w:rsidRPr="00260A60">
                <w:rPr>
                  <w:rFonts w:ascii="Times New Roman" w:hAnsi="Times New Roman" w:cs="Times New Roman"/>
                  <w:rPrChange w:id="333" w:author="Matt Lyon" w:date="2020-11-03T15:10:00Z">
                    <w:rPr>
                      <w:rFonts w:ascii="Courier New" w:hAnsi="Courier New" w:cs="Courier New"/>
                    </w:rPr>
                  </w:rPrChange>
                </w:rPr>
                <w:t>0.03</w:t>
              </w:r>
            </w:ins>
          </w:p>
        </w:tc>
        <w:tc>
          <w:tcPr>
            <w:tcW w:w="1716" w:type="dxa"/>
            <w:tcPrChange w:id="334" w:author="Matt Lyon" w:date="2020-11-03T15:11:00Z">
              <w:tcPr>
                <w:tcW w:w="1575" w:type="dxa"/>
              </w:tcPr>
            </w:tcPrChange>
          </w:tcPr>
          <w:p w14:paraId="50B69B3A" w14:textId="77777777" w:rsidR="00260A60" w:rsidRPr="00260A60" w:rsidRDefault="00260A60" w:rsidP="007F7C24">
            <w:pPr>
              <w:pStyle w:val="PlainText"/>
              <w:rPr>
                <w:ins w:id="335" w:author="Matt Lyon" w:date="2020-11-03T15:10:00Z"/>
                <w:rFonts w:ascii="Times New Roman" w:hAnsi="Times New Roman" w:cs="Times New Roman"/>
                <w:rPrChange w:id="336" w:author="Matt Lyon" w:date="2020-11-03T15:10:00Z">
                  <w:rPr>
                    <w:ins w:id="337" w:author="Matt Lyon" w:date="2020-11-03T15:10:00Z"/>
                    <w:rFonts w:ascii="Courier New" w:hAnsi="Courier New" w:cs="Courier New"/>
                  </w:rPr>
                </w:rPrChange>
              </w:rPr>
            </w:pPr>
            <w:ins w:id="338" w:author="Matt Lyon" w:date="2020-11-03T15:10:00Z">
              <w:r w:rsidRPr="00260A60">
                <w:rPr>
                  <w:rFonts w:ascii="Times New Roman" w:hAnsi="Times New Roman" w:cs="Times New Roman"/>
                  <w:rPrChange w:id="339" w:author="Matt Lyon" w:date="2020-11-03T15:10:00Z">
                    <w:rPr>
                      <w:rFonts w:ascii="Courier New" w:hAnsi="Courier New" w:cs="Courier New"/>
                    </w:rPr>
                  </w:rPrChange>
                </w:rPr>
                <w:t>0.82 (0.78-0.87)</w:t>
              </w:r>
            </w:ins>
          </w:p>
        </w:tc>
        <w:tc>
          <w:tcPr>
            <w:tcW w:w="1434" w:type="dxa"/>
            <w:tcPrChange w:id="340" w:author="Matt Lyon" w:date="2020-11-03T15:11:00Z">
              <w:tcPr>
                <w:tcW w:w="1575" w:type="dxa"/>
              </w:tcPr>
            </w:tcPrChange>
          </w:tcPr>
          <w:p w14:paraId="086DCE26" w14:textId="77777777" w:rsidR="00260A60" w:rsidRPr="00260A60" w:rsidRDefault="00260A60" w:rsidP="007F7C24">
            <w:pPr>
              <w:pStyle w:val="PlainText"/>
              <w:rPr>
                <w:ins w:id="341" w:author="Matt Lyon" w:date="2020-11-03T15:10:00Z"/>
                <w:rFonts w:ascii="Times New Roman" w:hAnsi="Times New Roman" w:cs="Times New Roman"/>
                <w:rPrChange w:id="342" w:author="Matt Lyon" w:date="2020-11-03T15:10:00Z">
                  <w:rPr>
                    <w:ins w:id="343" w:author="Matt Lyon" w:date="2020-11-03T15:10:00Z"/>
                    <w:rFonts w:ascii="Courier New" w:hAnsi="Courier New" w:cs="Courier New"/>
                  </w:rPr>
                </w:rPrChange>
              </w:rPr>
            </w:pPr>
            <w:ins w:id="344" w:author="Matt Lyon" w:date="2020-11-03T15:10:00Z">
              <w:r w:rsidRPr="00260A60">
                <w:rPr>
                  <w:rFonts w:ascii="Times New Roman" w:hAnsi="Times New Roman" w:cs="Times New Roman"/>
                  <w:rPrChange w:id="345" w:author="Matt Lyon" w:date="2020-11-03T15:10:00Z">
                    <w:rPr>
                      <w:rFonts w:ascii="Courier New" w:hAnsi="Courier New" w:cs="Courier New"/>
                    </w:rPr>
                  </w:rPrChange>
                </w:rPr>
                <w:t>44 (48.9%)</w:t>
              </w:r>
            </w:ins>
          </w:p>
        </w:tc>
        <w:tc>
          <w:tcPr>
            <w:tcW w:w="1061" w:type="dxa"/>
            <w:tcPrChange w:id="346" w:author="Matt Lyon" w:date="2020-11-03T15:11:00Z">
              <w:tcPr>
                <w:tcW w:w="1575" w:type="dxa"/>
              </w:tcPr>
            </w:tcPrChange>
          </w:tcPr>
          <w:p w14:paraId="778A459E" w14:textId="77777777" w:rsidR="00260A60" w:rsidRPr="00260A60" w:rsidRDefault="00260A60" w:rsidP="007F7C24">
            <w:pPr>
              <w:pStyle w:val="PlainText"/>
              <w:rPr>
                <w:ins w:id="347" w:author="Matt Lyon" w:date="2020-11-03T15:10:00Z"/>
                <w:rFonts w:ascii="Times New Roman" w:hAnsi="Times New Roman" w:cs="Times New Roman"/>
                <w:rPrChange w:id="348" w:author="Matt Lyon" w:date="2020-11-03T15:10:00Z">
                  <w:rPr>
                    <w:ins w:id="349" w:author="Matt Lyon" w:date="2020-11-03T15:10:00Z"/>
                    <w:rFonts w:ascii="Courier New" w:hAnsi="Courier New" w:cs="Courier New"/>
                  </w:rPr>
                </w:rPrChange>
              </w:rPr>
            </w:pPr>
            <w:ins w:id="350" w:author="Matt Lyon" w:date="2020-11-03T15:10:00Z">
              <w:r w:rsidRPr="00260A60">
                <w:rPr>
                  <w:rFonts w:ascii="Times New Roman" w:hAnsi="Times New Roman" w:cs="Times New Roman"/>
                  <w:rPrChange w:id="351" w:author="Matt Lyon" w:date="2020-11-03T15:10:00Z">
                    <w:rPr>
                      <w:rFonts w:ascii="Courier New" w:hAnsi="Courier New" w:cs="Courier New"/>
                    </w:rPr>
                  </w:rPrChange>
                </w:rPr>
                <w:t>0</w:t>
              </w:r>
            </w:ins>
          </w:p>
        </w:tc>
      </w:tr>
      <w:tr w:rsidR="00260A60" w:rsidRPr="00260A60" w14:paraId="4AEDFC6E" w14:textId="77777777" w:rsidTr="00260A60">
        <w:trPr>
          <w:ins w:id="352" w:author="Matt Lyon" w:date="2020-11-03T15:10:00Z"/>
        </w:trPr>
        <w:tc>
          <w:tcPr>
            <w:tcW w:w="1574" w:type="dxa"/>
            <w:tcPrChange w:id="353" w:author="Matt Lyon" w:date="2020-11-03T15:11:00Z">
              <w:tcPr>
                <w:tcW w:w="1574" w:type="dxa"/>
              </w:tcPr>
            </w:tcPrChange>
          </w:tcPr>
          <w:p w14:paraId="53CE5551" w14:textId="77777777" w:rsidR="00260A60" w:rsidRPr="00260A60" w:rsidRDefault="00260A60" w:rsidP="007F7C24">
            <w:pPr>
              <w:pStyle w:val="PlainText"/>
              <w:rPr>
                <w:ins w:id="354" w:author="Matt Lyon" w:date="2020-11-03T15:10:00Z"/>
                <w:rFonts w:ascii="Times New Roman" w:hAnsi="Times New Roman" w:cs="Times New Roman"/>
                <w:rPrChange w:id="355" w:author="Matt Lyon" w:date="2020-11-03T15:10:00Z">
                  <w:rPr>
                    <w:ins w:id="356" w:author="Matt Lyon" w:date="2020-11-03T15:10:00Z"/>
                    <w:rFonts w:ascii="Courier New" w:hAnsi="Courier New" w:cs="Courier New"/>
                  </w:rPr>
                </w:rPrChange>
              </w:rPr>
            </w:pPr>
            <w:ins w:id="357" w:author="Matt Lyon" w:date="2020-11-03T15:10:00Z">
              <w:r w:rsidRPr="00260A60">
                <w:rPr>
                  <w:rFonts w:ascii="Times New Roman" w:hAnsi="Times New Roman" w:cs="Times New Roman"/>
                  <w:rPrChange w:id="358" w:author="Matt Lyon" w:date="2020-11-03T15:10:00Z">
                    <w:rPr>
                      <w:rFonts w:ascii="Courier New" w:hAnsi="Courier New" w:cs="Courier New"/>
                    </w:rPr>
                  </w:rPrChange>
                </w:rPr>
                <w:t>p-value**</w:t>
              </w:r>
            </w:ins>
          </w:p>
        </w:tc>
        <w:tc>
          <w:tcPr>
            <w:tcW w:w="1795" w:type="dxa"/>
            <w:tcPrChange w:id="359" w:author="Matt Lyon" w:date="2020-11-03T15:11:00Z">
              <w:tcPr>
                <w:tcW w:w="1575" w:type="dxa"/>
              </w:tcPr>
            </w:tcPrChange>
          </w:tcPr>
          <w:p w14:paraId="2DABDFFD" w14:textId="77777777" w:rsidR="00260A60" w:rsidRPr="00260A60" w:rsidRDefault="00260A60" w:rsidP="007F7C24">
            <w:pPr>
              <w:pStyle w:val="PlainText"/>
              <w:rPr>
                <w:ins w:id="360" w:author="Matt Lyon" w:date="2020-11-03T15:10:00Z"/>
                <w:rFonts w:ascii="Times New Roman" w:hAnsi="Times New Roman" w:cs="Times New Roman"/>
                <w:rPrChange w:id="361" w:author="Matt Lyon" w:date="2020-11-03T15:10:00Z">
                  <w:rPr>
                    <w:ins w:id="362" w:author="Matt Lyon" w:date="2020-11-03T15:10:00Z"/>
                    <w:rFonts w:ascii="Courier New" w:hAnsi="Courier New" w:cs="Courier New"/>
                  </w:rPr>
                </w:rPrChange>
              </w:rPr>
            </w:pPr>
            <w:ins w:id="363" w:author="Matt Lyon" w:date="2020-11-03T15:10:00Z">
              <w:r w:rsidRPr="00260A60">
                <w:rPr>
                  <w:rFonts w:ascii="Times New Roman" w:hAnsi="Times New Roman" w:cs="Times New Roman"/>
                  <w:rPrChange w:id="364" w:author="Matt Lyon" w:date="2020-11-03T15:10:00Z">
                    <w:rPr>
                      <w:rFonts w:ascii="Courier New" w:hAnsi="Courier New" w:cs="Courier New"/>
                    </w:rPr>
                  </w:rPrChange>
                </w:rPr>
                <w:t>0.91</w:t>
              </w:r>
            </w:ins>
          </w:p>
        </w:tc>
        <w:tc>
          <w:tcPr>
            <w:tcW w:w="1355" w:type="dxa"/>
            <w:tcPrChange w:id="365" w:author="Matt Lyon" w:date="2020-11-03T15:11:00Z">
              <w:tcPr>
                <w:tcW w:w="1575" w:type="dxa"/>
              </w:tcPr>
            </w:tcPrChange>
          </w:tcPr>
          <w:p w14:paraId="35BCC567" w14:textId="77777777" w:rsidR="00260A60" w:rsidRPr="00260A60" w:rsidRDefault="00260A60" w:rsidP="007F7C24">
            <w:pPr>
              <w:pStyle w:val="PlainText"/>
              <w:rPr>
                <w:ins w:id="366" w:author="Matt Lyon" w:date="2020-11-03T15:10:00Z"/>
                <w:rFonts w:ascii="Times New Roman" w:hAnsi="Times New Roman" w:cs="Times New Roman"/>
                <w:rPrChange w:id="367" w:author="Matt Lyon" w:date="2020-11-03T15:10:00Z">
                  <w:rPr>
                    <w:ins w:id="368" w:author="Matt Lyon" w:date="2020-11-03T15:10:00Z"/>
                    <w:rFonts w:ascii="Courier New" w:hAnsi="Courier New" w:cs="Courier New"/>
                  </w:rPr>
                </w:rPrChange>
              </w:rPr>
            </w:pPr>
          </w:p>
        </w:tc>
        <w:tc>
          <w:tcPr>
            <w:tcW w:w="1763" w:type="dxa"/>
            <w:tcPrChange w:id="369" w:author="Matt Lyon" w:date="2020-11-03T15:11:00Z">
              <w:tcPr>
                <w:tcW w:w="1575" w:type="dxa"/>
              </w:tcPr>
            </w:tcPrChange>
          </w:tcPr>
          <w:p w14:paraId="25EDC7C0" w14:textId="77777777" w:rsidR="00260A60" w:rsidRPr="00260A60" w:rsidRDefault="00260A60" w:rsidP="007F7C24">
            <w:pPr>
              <w:pStyle w:val="PlainText"/>
              <w:rPr>
                <w:ins w:id="370" w:author="Matt Lyon" w:date="2020-11-03T15:10:00Z"/>
                <w:rFonts w:ascii="Times New Roman" w:hAnsi="Times New Roman" w:cs="Times New Roman"/>
                <w:rPrChange w:id="371" w:author="Matt Lyon" w:date="2020-11-03T15:10:00Z">
                  <w:rPr>
                    <w:ins w:id="372" w:author="Matt Lyon" w:date="2020-11-03T15:10:00Z"/>
                    <w:rFonts w:ascii="Courier New" w:hAnsi="Courier New" w:cs="Courier New"/>
                  </w:rPr>
                </w:rPrChange>
              </w:rPr>
            </w:pPr>
            <w:ins w:id="373" w:author="Matt Lyon" w:date="2020-11-03T15:10:00Z">
              <w:r w:rsidRPr="00260A60">
                <w:rPr>
                  <w:rFonts w:ascii="Times New Roman" w:hAnsi="Times New Roman" w:cs="Times New Roman"/>
                  <w:rPrChange w:id="374" w:author="Matt Lyon" w:date="2020-11-03T15:10:00Z">
                    <w:rPr>
                      <w:rFonts w:ascii="Courier New" w:hAnsi="Courier New" w:cs="Courier New"/>
                    </w:rPr>
                  </w:rPrChange>
                </w:rPr>
                <w:t>0.56</w:t>
              </w:r>
            </w:ins>
          </w:p>
        </w:tc>
        <w:tc>
          <w:tcPr>
            <w:tcW w:w="1387" w:type="dxa"/>
            <w:tcPrChange w:id="375" w:author="Matt Lyon" w:date="2020-11-03T15:11:00Z">
              <w:tcPr>
                <w:tcW w:w="1575" w:type="dxa"/>
              </w:tcPr>
            </w:tcPrChange>
          </w:tcPr>
          <w:p w14:paraId="2E14E798" w14:textId="77777777" w:rsidR="00260A60" w:rsidRPr="00260A60" w:rsidRDefault="00260A60" w:rsidP="007F7C24">
            <w:pPr>
              <w:pStyle w:val="PlainText"/>
              <w:rPr>
                <w:ins w:id="376" w:author="Matt Lyon" w:date="2020-11-03T15:10:00Z"/>
                <w:rFonts w:ascii="Times New Roman" w:hAnsi="Times New Roman" w:cs="Times New Roman"/>
                <w:rPrChange w:id="377" w:author="Matt Lyon" w:date="2020-11-03T15:10:00Z">
                  <w:rPr>
                    <w:ins w:id="378" w:author="Matt Lyon" w:date="2020-11-03T15:10:00Z"/>
                    <w:rFonts w:ascii="Courier New" w:hAnsi="Courier New" w:cs="Courier New"/>
                  </w:rPr>
                </w:rPrChange>
              </w:rPr>
            </w:pPr>
          </w:p>
        </w:tc>
        <w:tc>
          <w:tcPr>
            <w:tcW w:w="1056" w:type="dxa"/>
            <w:tcPrChange w:id="379" w:author="Matt Lyon" w:date="2020-11-03T15:11:00Z">
              <w:tcPr>
                <w:tcW w:w="1575" w:type="dxa"/>
              </w:tcPr>
            </w:tcPrChange>
          </w:tcPr>
          <w:p w14:paraId="730579B3" w14:textId="77777777" w:rsidR="00260A60" w:rsidRPr="00260A60" w:rsidRDefault="00260A60" w:rsidP="007F7C24">
            <w:pPr>
              <w:pStyle w:val="PlainText"/>
              <w:rPr>
                <w:ins w:id="380" w:author="Matt Lyon" w:date="2020-11-03T15:10:00Z"/>
                <w:rFonts w:ascii="Times New Roman" w:hAnsi="Times New Roman" w:cs="Times New Roman"/>
                <w:rPrChange w:id="381" w:author="Matt Lyon" w:date="2020-11-03T15:10:00Z">
                  <w:rPr>
                    <w:ins w:id="382" w:author="Matt Lyon" w:date="2020-11-03T15:10:00Z"/>
                    <w:rFonts w:ascii="Courier New" w:hAnsi="Courier New" w:cs="Courier New"/>
                  </w:rPr>
                </w:rPrChange>
              </w:rPr>
            </w:pPr>
          </w:p>
        </w:tc>
        <w:tc>
          <w:tcPr>
            <w:tcW w:w="1716" w:type="dxa"/>
            <w:tcPrChange w:id="383" w:author="Matt Lyon" w:date="2020-11-03T15:11:00Z">
              <w:tcPr>
                <w:tcW w:w="1575" w:type="dxa"/>
              </w:tcPr>
            </w:tcPrChange>
          </w:tcPr>
          <w:p w14:paraId="341AACCF" w14:textId="77777777" w:rsidR="00260A60" w:rsidRPr="00260A60" w:rsidRDefault="00260A60" w:rsidP="007F7C24">
            <w:pPr>
              <w:pStyle w:val="PlainText"/>
              <w:rPr>
                <w:ins w:id="384" w:author="Matt Lyon" w:date="2020-11-03T15:10:00Z"/>
                <w:rFonts w:ascii="Times New Roman" w:hAnsi="Times New Roman" w:cs="Times New Roman"/>
                <w:rPrChange w:id="385" w:author="Matt Lyon" w:date="2020-11-03T15:10:00Z">
                  <w:rPr>
                    <w:ins w:id="386" w:author="Matt Lyon" w:date="2020-11-03T15:10:00Z"/>
                    <w:rFonts w:ascii="Courier New" w:hAnsi="Courier New" w:cs="Courier New"/>
                  </w:rPr>
                </w:rPrChange>
              </w:rPr>
            </w:pPr>
            <w:ins w:id="387" w:author="Matt Lyon" w:date="2020-11-03T15:10:00Z">
              <w:r w:rsidRPr="00260A60">
                <w:rPr>
                  <w:rFonts w:ascii="Times New Roman" w:hAnsi="Times New Roman" w:cs="Times New Roman"/>
                  <w:rPrChange w:id="388" w:author="Matt Lyon" w:date="2020-11-03T15:10:00Z">
                    <w:rPr>
                      <w:rFonts w:ascii="Courier New" w:hAnsi="Courier New" w:cs="Courier New"/>
                    </w:rPr>
                  </w:rPrChange>
                </w:rPr>
                <w:t>0</w:t>
              </w:r>
            </w:ins>
          </w:p>
        </w:tc>
        <w:tc>
          <w:tcPr>
            <w:tcW w:w="1434" w:type="dxa"/>
            <w:tcPrChange w:id="389" w:author="Matt Lyon" w:date="2020-11-03T15:11:00Z">
              <w:tcPr>
                <w:tcW w:w="1575" w:type="dxa"/>
              </w:tcPr>
            </w:tcPrChange>
          </w:tcPr>
          <w:p w14:paraId="7E644083" w14:textId="77777777" w:rsidR="00260A60" w:rsidRPr="00260A60" w:rsidRDefault="00260A60" w:rsidP="007F7C24">
            <w:pPr>
              <w:pStyle w:val="PlainText"/>
              <w:rPr>
                <w:ins w:id="390" w:author="Matt Lyon" w:date="2020-11-03T15:10:00Z"/>
                <w:rFonts w:ascii="Times New Roman" w:hAnsi="Times New Roman" w:cs="Times New Roman"/>
                <w:rPrChange w:id="391" w:author="Matt Lyon" w:date="2020-11-03T15:10:00Z">
                  <w:rPr>
                    <w:ins w:id="392" w:author="Matt Lyon" w:date="2020-11-03T15:10:00Z"/>
                    <w:rFonts w:ascii="Courier New" w:hAnsi="Courier New" w:cs="Courier New"/>
                  </w:rPr>
                </w:rPrChange>
              </w:rPr>
            </w:pPr>
          </w:p>
        </w:tc>
        <w:tc>
          <w:tcPr>
            <w:tcW w:w="1061" w:type="dxa"/>
            <w:tcPrChange w:id="393" w:author="Matt Lyon" w:date="2020-11-03T15:11:00Z">
              <w:tcPr>
                <w:tcW w:w="1575" w:type="dxa"/>
              </w:tcPr>
            </w:tcPrChange>
          </w:tcPr>
          <w:p w14:paraId="670BCE15" w14:textId="77777777" w:rsidR="00260A60" w:rsidRPr="00260A60" w:rsidRDefault="00260A60" w:rsidP="007F7C24">
            <w:pPr>
              <w:pStyle w:val="PlainText"/>
              <w:rPr>
                <w:ins w:id="394" w:author="Matt Lyon" w:date="2020-11-03T15:10:00Z"/>
                <w:rFonts w:ascii="Times New Roman" w:hAnsi="Times New Roman" w:cs="Times New Roman"/>
                <w:rPrChange w:id="395" w:author="Matt Lyon" w:date="2020-11-03T15:10:00Z">
                  <w:rPr>
                    <w:ins w:id="396" w:author="Matt Lyon" w:date="2020-11-03T15:10:00Z"/>
                    <w:rFonts w:ascii="Courier New" w:hAnsi="Courier New" w:cs="Courier New"/>
                  </w:rPr>
                </w:rPrChange>
              </w:rPr>
            </w:pPr>
          </w:p>
        </w:tc>
      </w:tr>
      <w:tr w:rsidR="00260A60" w:rsidRPr="00260A60" w14:paraId="015D8C67" w14:textId="77777777" w:rsidTr="00260A60">
        <w:trPr>
          <w:ins w:id="397" w:author="Matt Lyon" w:date="2020-11-03T15:10:00Z"/>
        </w:trPr>
        <w:tc>
          <w:tcPr>
            <w:tcW w:w="1574" w:type="dxa"/>
            <w:tcPrChange w:id="398" w:author="Matt Lyon" w:date="2020-11-03T15:11:00Z">
              <w:tcPr>
                <w:tcW w:w="1574" w:type="dxa"/>
              </w:tcPr>
            </w:tcPrChange>
          </w:tcPr>
          <w:p w14:paraId="26F9EB05" w14:textId="77777777" w:rsidR="00260A60" w:rsidRPr="00260A60" w:rsidRDefault="00260A60" w:rsidP="007F7C24">
            <w:pPr>
              <w:pStyle w:val="PlainText"/>
              <w:rPr>
                <w:ins w:id="399" w:author="Matt Lyon" w:date="2020-11-03T15:10:00Z"/>
                <w:rFonts w:ascii="Times New Roman" w:hAnsi="Times New Roman" w:cs="Times New Roman"/>
                <w:rPrChange w:id="400" w:author="Matt Lyon" w:date="2020-11-03T15:10:00Z">
                  <w:rPr>
                    <w:ins w:id="401" w:author="Matt Lyon" w:date="2020-11-03T15:10:00Z"/>
                    <w:rFonts w:ascii="Courier New" w:hAnsi="Courier New" w:cs="Courier New"/>
                  </w:rPr>
                </w:rPrChange>
              </w:rPr>
            </w:pPr>
            <w:ins w:id="402" w:author="Matt Lyon" w:date="2020-11-03T15:10:00Z">
              <w:r w:rsidRPr="00260A60">
                <w:rPr>
                  <w:rFonts w:ascii="Times New Roman" w:hAnsi="Times New Roman" w:cs="Times New Roman"/>
                  <w:rPrChange w:id="403" w:author="Matt Lyon" w:date="2020-11-03T15:10:00Z">
                    <w:rPr>
                      <w:rFonts w:ascii="Courier New" w:hAnsi="Courier New" w:cs="Courier New"/>
                    </w:rPr>
                  </w:rPrChange>
                </w:rPr>
                <w:t>ML (L-Regression)</w:t>
              </w:r>
            </w:ins>
          </w:p>
        </w:tc>
        <w:tc>
          <w:tcPr>
            <w:tcW w:w="1795" w:type="dxa"/>
            <w:tcPrChange w:id="404" w:author="Matt Lyon" w:date="2020-11-03T15:11:00Z">
              <w:tcPr>
                <w:tcW w:w="1575" w:type="dxa"/>
              </w:tcPr>
            </w:tcPrChange>
          </w:tcPr>
          <w:p w14:paraId="5CB9D73C" w14:textId="77777777" w:rsidR="00260A60" w:rsidRPr="00260A60" w:rsidRDefault="00260A60" w:rsidP="007F7C24">
            <w:pPr>
              <w:pStyle w:val="PlainText"/>
              <w:rPr>
                <w:ins w:id="405" w:author="Matt Lyon" w:date="2020-11-03T15:10:00Z"/>
                <w:rFonts w:ascii="Times New Roman" w:hAnsi="Times New Roman" w:cs="Times New Roman"/>
                <w:rPrChange w:id="406" w:author="Matt Lyon" w:date="2020-11-03T15:10:00Z">
                  <w:rPr>
                    <w:ins w:id="407" w:author="Matt Lyon" w:date="2020-11-03T15:10:00Z"/>
                    <w:rFonts w:ascii="Courier New" w:hAnsi="Courier New" w:cs="Courier New"/>
                  </w:rPr>
                </w:rPrChange>
              </w:rPr>
            </w:pPr>
            <w:ins w:id="408" w:author="Matt Lyon" w:date="2020-11-03T15:10:00Z">
              <w:r w:rsidRPr="00260A60">
                <w:rPr>
                  <w:rFonts w:ascii="Times New Roman" w:hAnsi="Times New Roman" w:cs="Times New Roman"/>
                  <w:rPrChange w:id="409" w:author="Matt Lyon" w:date="2020-11-03T15:10:00Z">
                    <w:rPr>
                      <w:rFonts w:ascii="Courier New" w:hAnsi="Courier New" w:cs="Courier New"/>
                    </w:rPr>
                  </w:rPrChange>
                </w:rPr>
                <w:t>0.71 (0.65-0.77)</w:t>
              </w:r>
            </w:ins>
          </w:p>
        </w:tc>
        <w:tc>
          <w:tcPr>
            <w:tcW w:w="1355" w:type="dxa"/>
            <w:tcPrChange w:id="410" w:author="Matt Lyon" w:date="2020-11-03T15:11:00Z">
              <w:tcPr>
                <w:tcW w:w="1575" w:type="dxa"/>
              </w:tcPr>
            </w:tcPrChange>
          </w:tcPr>
          <w:p w14:paraId="60831061" w14:textId="77777777" w:rsidR="00260A60" w:rsidRPr="00260A60" w:rsidRDefault="00260A60" w:rsidP="007F7C24">
            <w:pPr>
              <w:pStyle w:val="PlainText"/>
              <w:rPr>
                <w:ins w:id="411" w:author="Matt Lyon" w:date="2020-11-03T15:10:00Z"/>
                <w:rFonts w:ascii="Times New Roman" w:hAnsi="Times New Roman" w:cs="Times New Roman"/>
                <w:rPrChange w:id="412" w:author="Matt Lyon" w:date="2020-11-03T15:10:00Z">
                  <w:rPr>
                    <w:ins w:id="413" w:author="Matt Lyon" w:date="2020-11-03T15:10:00Z"/>
                    <w:rFonts w:ascii="Courier New" w:hAnsi="Courier New" w:cs="Courier New"/>
                  </w:rPr>
                </w:rPrChange>
              </w:rPr>
            </w:pPr>
            <w:ins w:id="414" w:author="Matt Lyon" w:date="2020-11-03T15:10:00Z">
              <w:r w:rsidRPr="00260A60">
                <w:rPr>
                  <w:rFonts w:ascii="Times New Roman" w:hAnsi="Times New Roman" w:cs="Times New Roman"/>
                  <w:rPrChange w:id="415" w:author="Matt Lyon" w:date="2020-11-03T15:10:00Z">
                    <w:rPr>
                      <w:rFonts w:ascii="Courier New" w:hAnsi="Courier New" w:cs="Courier New"/>
                    </w:rPr>
                  </w:rPrChange>
                </w:rPr>
                <w:t>18 (26.5%)</w:t>
              </w:r>
            </w:ins>
          </w:p>
        </w:tc>
        <w:tc>
          <w:tcPr>
            <w:tcW w:w="1763" w:type="dxa"/>
            <w:tcPrChange w:id="416" w:author="Matt Lyon" w:date="2020-11-03T15:11:00Z">
              <w:tcPr>
                <w:tcW w:w="1575" w:type="dxa"/>
              </w:tcPr>
            </w:tcPrChange>
          </w:tcPr>
          <w:p w14:paraId="1F18558C" w14:textId="77777777" w:rsidR="00260A60" w:rsidRPr="00260A60" w:rsidRDefault="00260A60" w:rsidP="007F7C24">
            <w:pPr>
              <w:pStyle w:val="PlainText"/>
              <w:rPr>
                <w:ins w:id="417" w:author="Matt Lyon" w:date="2020-11-03T15:10:00Z"/>
                <w:rFonts w:ascii="Times New Roman" w:hAnsi="Times New Roman" w:cs="Times New Roman"/>
                <w:rPrChange w:id="418" w:author="Matt Lyon" w:date="2020-11-03T15:10:00Z">
                  <w:rPr>
                    <w:ins w:id="419" w:author="Matt Lyon" w:date="2020-11-03T15:10:00Z"/>
                    <w:rFonts w:ascii="Courier New" w:hAnsi="Courier New" w:cs="Courier New"/>
                  </w:rPr>
                </w:rPrChange>
              </w:rPr>
            </w:pPr>
            <w:ins w:id="420" w:author="Matt Lyon" w:date="2020-11-03T15:10:00Z">
              <w:r w:rsidRPr="00260A60">
                <w:rPr>
                  <w:rFonts w:ascii="Times New Roman" w:hAnsi="Times New Roman" w:cs="Times New Roman"/>
                  <w:rPrChange w:id="421" w:author="Matt Lyon" w:date="2020-11-03T15:10:00Z">
                    <w:rPr>
                      <w:rFonts w:ascii="Courier New" w:hAnsi="Courier New" w:cs="Courier New"/>
                    </w:rPr>
                  </w:rPrChange>
                </w:rPr>
                <w:t>0.73 (0.66-0.79)</w:t>
              </w:r>
            </w:ins>
          </w:p>
        </w:tc>
        <w:tc>
          <w:tcPr>
            <w:tcW w:w="1387" w:type="dxa"/>
            <w:tcPrChange w:id="422" w:author="Matt Lyon" w:date="2020-11-03T15:11:00Z">
              <w:tcPr>
                <w:tcW w:w="1575" w:type="dxa"/>
              </w:tcPr>
            </w:tcPrChange>
          </w:tcPr>
          <w:p w14:paraId="03969C74" w14:textId="77777777" w:rsidR="00260A60" w:rsidRPr="00260A60" w:rsidRDefault="00260A60" w:rsidP="007F7C24">
            <w:pPr>
              <w:pStyle w:val="PlainText"/>
              <w:rPr>
                <w:ins w:id="423" w:author="Matt Lyon" w:date="2020-11-03T15:10:00Z"/>
                <w:rFonts w:ascii="Times New Roman" w:hAnsi="Times New Roman" w:cs="Times New Roman"/>
                <w:rPrChange w:id="424" w:author="Matt Lyon" w:date="2020-11-03T15:10:00Z">
                  <w:rPr>
                    <w:ins w:id="425" w:author="Matt Lyon" w:date="2020-11-03T15:10:00Z"/>
                    <w:rFonts w:ascii="Courier New" w:hAnsi="Courier New" w:cs="Courier New"/>
                  </w:rPr>
                </w:rPrChange>
              </w:rPr>
            </w:pPr>
            <w:ins w:id="426" w:author="Matt Lyon" w:date="2020-11-03T15:10:00Z">
              <w:r w:rsidRPr="00260A60">
                <w:rPr>
                  <w:rFonts w:ascii="Times New Roman" w:hAnsi="Times New Roman" w:cs="Times New Roman"/>
                  <w:rPrChange w:id="427" w:author="Matt Lyon" w:date="2020-11-03T15:10:00Z">
                    <w:rPr>
                      <w:rFonts w:ascii="Courier New" w:hAnsi="Courier New" w:cs="Courier New"/>
                    </w:rPr>
                  </w:rPrChange>
                </w:rPr>
                <w:t>16 (30.2%)</w:t>
              </w:r>
            </w:ins>
          </w:p>
        </w:tc>
        <w:tc>
          <w:tcPr>
            <w:tcW w:w="1056" w:type="dxa"/>
            <w:tcPrChange w:id="428" w:author="Matt Lyon" w:date="2020-11-03T15:11:00Z">
              <w:tcPr>
                <w:tcW w:w="1575" w:type="dxa"/>
              </w:tcPr>
            </w:tcPrChange>
          </w:tcPr>
          <w:p w14:paraId="43FCB148" w14:textId="77777777" w:rsidR="00260A60" w:rsidRPr="00260A60" w:rsidRDefault="00260A60" w:rsidP="007F7C24">
            <w:pPr>
              <w:pStyle w:val="PlainText"/>
              <w:rPr>
                <w:ins w:id="429" w:author="Matt Lyon" w:date="2020-11-03T15:10:00Z"/>
                <w:rFonts w:ascii="Times New Roman" w:hAnsi="Times New Roman" w:cs="Times New Roman"/>
                <w:rPrChange w:id="430" w:author="Matt Lyon" w:date="2020-11-03T15:10:00Z">
                  <w:rPr>
                    <w:ins w:id="431" w:author="Matt Lyon" w:date="2020-11-03T15:10:00Z"/>
                    <w:rFonts w:ascii="Courier New" w:hAnsi="Courier New" w:cs="Courier New"/>
                  </w:rPr>
                </w:rPrChange>
              </w:rPr>
            </w:pPr>
            <w:ins w:id="432" w:author="Matt Lyon" w:date="2020-11-03T15:10:00Z">
              <w:r w:rsidRPr="00260A60">
                <w:rPr>
                  <w:rFonts w:ascii="Times New Roman" w:hAnsi="Times New Roman" w:cs="Times New Roman"/>
                  <w:rPrChange w:id="433" w:author="Matt Lyon" w:date="2020-11-03T15:10:00Z">
                    <w:rPr>
                      <w:rFonts w:ascii="Courier New" w:hAnsi="Courier New" w:cs="Courier New"/>
                    </w:rPr>
                  </w:rPrChange>
                </w:rPr>
                <w:t>0.3</w:t>
              </w:r>
            </w:ins>
          </w:p>
        </w:tc>
        <w:tc>
          <w:tcPr>
            <w:tcW w:w="1716" w:type="dxa"/>
            <w:tcPrChange w:id="434" w:author="Matt Lyon" w:date="2020-11-03T15:11:00Z">
              <w:tcPr>
                <w:tcW w:w="1575" w:type="dxa"/>
              </w:tcPr>
            </w:tcPrChange>
          </w:tcPr>
          <w:p w14:paraId="5029F843" w14:textId="77777777" w:rsidR="00260A60" w:rsidRPr="00260A60" w:rsidRDefault="00260A60" w:rsidP="007F7C24">
            <w:pPr>
              <w:pStyle w:val="PlainText"/>
              <w:rPr>
                <w:ins w:id="435" w:author="Matt Lyon" w:date="2020-11-03T15:10:00Z"/>
                <w:rFonts w:ascii="Times New Roman" w:hAnsi="Times New Roman" w:cs="Times New Roman"/>
                <w:rPrChange w:id="436" w:author="Matt Lyon" w:date="2020-11-03T15:10:00Z">
                  <w:rPr>
                    <w:ins w:id="437" w:author="Matt Lyon" w:date="2020-11-03T15:10:00Z"/>
                    <w:rFonts w:ascii="Courier New" w:hAnsi="Courier New" w:cs="Courier New"/>
                  </w:rPr>
                </w:rPrChange>
              </w:rPr>
            </w:pPr>
            <w:ins w:id="438" w:author="Matt Lyon" w:date="2020-11-03T15:10:00Z">
              <w:r w:rsidRPr="00260A60">
                <w:rPr>
                  <w:rFonts w:ascii="Times New Roman" w:hAnsi="Times New Roman" w:cs="Times New Roman"/>
                  <w:rPrChange w:id="439" w:author="Matt Lyon" w:date="2020-11-03T15:10:00Z">
                    <w:rPr>
                      <w:rFonts w:ascii="Courier New" w:hAnsi="Courier New" w:cs="Courier New"/>
                    </w:rPr>
                  </w:rPrChange>
                </w:rPr>
                <w:t>0.74 (0.67-0.8)</w:t>
              </w:r>
            </w:ins>
          </w:p>
        </w:tc>
        <w:tc>
          <w:tcPr>
            <w:tcW w:w="1434" w:type="dxa"/>
            <w:tcPrChange w:id="440" w:author="Matt Lyon" w:date="2020-11-03T15:11:00Z">
              <w:tcPr>
                <w:tcW w:w="1575" w:type="dxa"/>
              </w:tcPr>
            </w:tcPrChange>
          </w:tcPr>
          <w:p w14:paraId="75260BC3" w14:textId="77777777" w:rsidR="00260A60" w:rsidRPr="00260A60" w:rsidRDefault="00260A60" w:rsidP="007F7C24">
            <w:pPr>
              <w:pStyle w:val="PlainText"/>
              <w:rPr>
                <w:ins w:id="441" w:author="Matt Lyon" w:date="2020-11-03T15:10:00Z"/>
                <w:rFonts w:ascii="Times New Roman" w:hAnsi="Times New Roman" w:cs="Times New Roman"/>
                <w:rPrChange w:id="442" w:author="Matt Lyon" w:date="2020-11-03T15:10:00Z">
                  <w:rPr>
                    <w:ins w:id="443" w:author="Matt Lyon" w:date="2020-11-03T15:10:00Z"/>
                    <w:rFonts w:ascii="Courier New" w:hAnsi="Courier New" w:cs="Courier New"/>
                  </w:rPr>
                </w:rPrChange>
              </w:rPr>
            </w:pPr>
            <w:ins w:id="444" w:author="Matt Lyon" w:date="2020-11-03T15:10:00Z">
              <w:r w:rsidRPr="00260A60">
                <w:rPr>
                  <w:rFonts w:ascii="Times New Roman" w:hAnsi="Times New Roman" w:cs="Times New Roman"/>
                  <w:rPrChange w:id="445" w:author="Matt Lyon" w:date="2020-11-03T15:10:00Z">
                    <w:rPr>
                      <w:rFonts w:ascii="Courier New" w:hAnsi="Courier New" w:cs="Courier New"/>
                    </w:rPr>
                  </w:rPrChange>
                </w:rPr>
                <w:t>17 (30.9%)</w:t>
              </w:r>
            </w:ins>
          </w:p>
        </w:tc>
        <w:tc>
          <w:tcPr>
            <w:tcW w:w="1061" w:type="dxa"/>
            <w:tcPrChange w:id="446" w:author="Matt Lyon" w:date="2020-11-03T15:11:00Z">
              <w:tcPr>
                <w:tcW w:w="1575" w:type="dxa"/>
              </w:tcPr>
            </w:tcPrChange>
          </w:tcPr>
          <w:p w14:paraId="4F9E277B" w14:textId="77777777" w:rsidR="00260A60" w:rsidRPr="00260A60" w:rsidRDefault="00260A60" w:rsidP="007F7C24">
            <w:pPr>
              <w:pStyle w:val="PlainText"/>
              <w:rPr>
                <w:ins w:id="447" w:author="Matt Lyon" w:date="2020-11-03T15:10:00Z"/>
                <w:rFonts w:ascii="Times New Roman" w:hAnsi="Times New Roman" w:cs="Times New Roman"/>
                <w:rPrChange w:id="448" w:author="Matt Lyon" w:date="2020-11-03T15:10:00Z">
                  <w:rPr>
                    <w:ins w:id="449" w:author="Matt Lyon" w:date="2020-11-03T15:10:00Z"/>
                    <w:rFonts w:ascii="Courier New" w:hAnsi="Courier New" w:cs="Courier New"/>
                  </w:rPr>
                </w:rPrChange>
              </w:rPr>
            </w:pPr>
            <w:ins w:id="450" w:author="Matt Lyon" w:date="2020-11-03T15:10:00Z">
              <w:r w:rsidRPr="00260A60">
                <w:rPr>
                  <w:rFonts w:ascii="Times New Roman" w:hAnsi="Times New Roman" w:cs="Times New Roman"/>
                  <w:rPrChange w:id="451" w:author="Matt Lyon" w:date="2020-11-03T15:10:00Z">
                    <w:rPr>
                      <w:rFonts w:ascii="Courier New" w:hAnsi="Courier New" w:cs="Courier New"/>
                    </w:rPr>
                  </w:rPrChange>
                </w:rPr>
                <w:t>0.16</w:t>
              </w:r>
            </w:ins>
          </w:p>
        </w:tc>
      </w:tr>
      <w:tr w:rsidR="00260A60" w:rsidRPr="00260A60" w14:paraId="4B44FFFE" w14:textId="77777777" w:rsidTr="00260A60">
        <w:trPr>
          <w:ins w:id="452" w:author="Matt Lyon" w:date="2020-11-03T15:10:00Z"/>
        </w:trPr>
        <w:tc>
          <w:tcPr>
            <w:tcW w:w="1574" w:type="dxa"/>
            <w:tcPrChange w:id="453" w:author="Matt Lyon" w:date="2020-11-03T15:11:00Z">
              <w:tcPr>
                <w:tcW w:w="1574" w:type="dxa"/>
              </w:tcPr>
            </w:tcPrChange>
          </w:tcPr>
          <w:p w14:paraId="7CE00269" w14:textId="77777777" w:rsidR="00260A60" w:rsidRPr="00260A60" w:rsidRDefault="00260A60" w:rsidP="007F7C24">
            <w:pPr>
              <w:pStyle w:val="PlainText"/>
              <w:rPr>
                <w:ins w:id="454" w:author="Matt Lyon" w:date="2020-11-03T15:10:00Z"/>
                <w:rFonts w:ascii="Times New Roman" w:hAnsi="Times New Roman" w:cs="Times New Roman"/>
                <w:rPrChange w:id="455" w:author="Matt Lyon" w:date="2020-11-03T15:10:00Z">
                  <w:rPr>
                    <w:ins w:id="456" w:author="Matt Lyon" w:date="2020-11-03T15:10:00Z"/>
                    <w:rFonts w:ascii="Courier New" w:hAnsi="Courier New" w:cs="Courier New"/>
                  </w:rPr>
                </w:rPrChange>
              </w:rPr>
            </w:pPr>
            <w:ins w:id="457" w:author="Matt Lyon" w:date="2020-11-03T15:10:00Z">
              <w:r w:rsidRPr="00260A60">
                <w:rPr>
                  <w:rFonts w:ascii="Times New Roman" w:hAnsi="Times New Roman" w:cs="Times New Roman"/>
                  <w:rPrChange w:id="458" w:author="Matt Lyon" w:date="2020-11-03T15:10:00Z">
                    <w:rPr>
                      <w:rFonts w:ascii="Courier New" w:hAnsi="Courier New" w:cs="Courier New"/>
                    </w:rPr>
                  </w:rPrChange>
                </w:rPr>
                <w:t>p-value**</w:t>
              </w:r>
            </w:ins>
          </w:p>
        </w:tc>
        <w:tc>
          <w:tcPr>
            <w:tcW w:w="1795" w:type="dxa"/>
            <w:tcPrChange w:id="459" w:author="Matt Lyon" w:date="2020-11-03T15:11:00Z">
              <w:tcPr>
                <w:tcW w:w="1575" w:type="dxa"/>
              </w:tcPr>
            </w:tcPrChange>
          </w:tcPr>
          <w:p w14:paraId="38C982C9" w14:textId="77777777" w:rsidR="00260A60" w:rsidRPr="00260A60" w:rsidRDefault="00260A60" w:rsidP="007F7C24">
            <w:pPr>
              <w:pStyle w:val="PlainText"/>
              <w:rPr>
                <w:ins w:id="460" w:author="Matt Lyon" w:date="2020-11-03T15:10:00Z"/>
                <w:rFonts w:ascii="Times New Roman" w:hAnsi="Times New Roman" w:cs="Times New Roman"/>
                <w:rPrChange w:id="461" w:author="Matt Lyon" w:date="2020-11-03T15:10:00Z">
                  <w:rPr>
                    <w:ins w:id="462" w:author="Matt Lyon" w:date="2020-11-03T15:10:00Z"/>
                    <w:rFonts w:ascii="Courier New" w:hAnsi="Courier New" w:cs="Courier New"/>
                  </w:rPr>
                </w:rPrChange>
              </w:rPr>
            </w:pPr>
            <w:ins w:id="463" w:author="Matt Lyon" w:date="2020-11-03T15:10:00Z">
              <w:r w:rsidRPr="00260A60">
                <w:rPr>
                  <w:rFonts w:ascii="Times New Roman" w:hAnsi="Times New Roman" w:cs="Times New Roman"/>
                  <w:rPrChange w:id="464" w:author="Matt Lyon" w:date="2020-11-03T15:10:00Z">
                    <w:rPr>
                      <w:rFonts w:ascii="Courier New" w:hAnsi="Courier New" w:cs="Courier New"/>
                    </w:rPr>
                  </w:rPrChange>
                </w:rPr>
                <w:t>0.85</w:t>
              </w:r>
            </w:ins>
          </w:p>
        </w:tc>
        <w:tc>
          <w:tcPr>
            <w:tcW w:w="1355" w:type="dxa"/>
            <w:tcPrChange w:id="465" w:author="Matt Lyon" w:date="2020-11-03T15:11:00Z">
              <w:tcPr>
                <w:tcW w:w="1575" w:type="dxa"/>
              </w:tcPr>
            </w:tcPrChange>
          </w:tcPr>
          <w:p w14:paraId="25AB3C27" w14:textId="77777777" w:rsidR="00260A60" w:rsidRPr="00260A60" w:rsidRDefault="00260A60" w:rsidP="007F7C24">
            <w:pPr>
              <w:pStyle w:val="PlainText"/>
              <w:rPr>
                <w:ins w:id="466" w:author="Matt Lyon" w:date="2020-11-03T15:10:00Z"/>
                <w:rFonts w:ascii="Times New Roman" w:hAnsi="Times New Roman" w:cs="Times New Roman"/>
                <w:rPrChange w:id="467" w:author="Matt Lyon" w:date="2020-11-03T15:10:00Z">
                  <w:rPr>
                    <w:ins w:id="468" w:author="Matt Lyon" w:date="2020-11-03T15:10:00Z"/>
                    <w:rFonts w:ascii="Courier New" w:hAnsi="Courier New" w:cs="Courier New"/>
                  </w:rPr>
                </w:rPrChange>
              </w:rPr>
            </w:pPr>
          </w:p>
        </w:tc>
        <w:tc>
          <w:tcPr>
            <w:tcW w:w="1763" w:type="dxa"/>
            <w:tcPrChange w:id="469" w:author="Matt Lyon" w:date="2020-11-03T15:11:00Z">
              <w:tcPr>
                <w:tcW w:w="1575" w:type="dxa"/>
              </w:tcPr>
            </w:tcPrChange>
          </w:tcPr>
          <w:p w14:paraId="352F638F" w14:textId="77777777" w:rsidR="00260A60" w:rsidRPr="00260A60" w:rsidRDefault="00260A60" w:rsidP="007F7C24">
            <w:pPr>
              <w:pStyle w:val="PlainText"/>
              <w:rPr>
                <w:ins w:id="470" w:author="Matt Lyon" w:date="2020-11-03T15:10:00Z"/>
                <w:rFonts w:ascii="Times New Roman" w:hAnsi="Times New Roman" w:cs="Times New Roman"/>
                <w:rPrChange w:id="471" w:author="Matt Lyon" w:date="2020-11-03T15:10:00Z">
                  <w:rPr>
                    <w:ins w:id="472" w:author="Matt Lyon" w:date="2020-11-03T15:10:00Z"/>
                    <w:rFonts w:ascii="Courier New" w:hAnsi="Courier New" w:cs="Courier New"/>
                  </w:rPr>
                </w:rPrChange>
              </w:rPr>
            </w:pPr>
            <w:ins w:id="473" w:author="Matt Lyon" w:date="2020-11-03T15:10:00Z">
              <w:r w:rsidRPr="00260A60">
                <w:rPr>
                  <w:rFonts w:ascii="Times New Roman" w:hAnsi="Times New Roman" w:cs="Times New Roman"/>
                  <w:rPrChange w:id="474" w:author="Matt Lyon" w:date="2020-11-03T15:10:00Z">
                    <w:rPr>
                      <w:rFonts w:ascii="Courier New" w:hAnsi="Courier New" w:cs="Courier New"/>
                    </w:rPr>
                  </w:rPrChange>
                </w:rPr>
                <w:t>0.9</w:t>
              </w:r>
            </w:ins>
          </w:p>
        </w:tc>
        <w:tc>
          <w:tcPr>
            <w:tcW w:w="1387" w:type="dxa"/>
            <w:tcPrChange w:id="475" w:author="Matt Lyon" w:date="2020-11-03T15:11:00Z">
              <w:tcPr>
                <w:tcW w:w="1575" w:type="dxa"/>
              </w:tcPr>
            </w:tcPrChange>
          </w:tcPr>
          <w:p w14:paraId="760B320C" w14:textId="77777777" w:rsidR="00260A60" w:rsidRPr="00260A60" w:rsidRDefault="00260A60" w:rsidP="007F7C24">
            <w:pPr>
              <w:pStyle w:val="PlainText"/>
              <w:rPr>
                <w:ins w:id="476" w:author="Matt Lyon" w:date="2020-11-03T15:10:00Z"/>
                <w:rFonts w:ascii="Times New Roman" w:hAnsi="Times New Roman" w:cs="Times New Roman"/>
                <w:rPrChange w:id="477" w:author="Matt Lyon" w:date="2020-11-03T15:10:00Z">
                  <w:rPr>
                    <w:ins w:id="478" w:author="Matt Lyon" w:date="2020-11-03T15:10:00Z"/>
                    <w:rFonts w:ascii="Courier New" w:hAnsi="Courier New" w:cs="Courier New"/>
                  </w:rPr>
                </w:rPrChange>
              </w:rPr>
            </w:pPr>
          </w:p>
        </w:tc>
        <w:tc>
          <w:tcPr>
            <w:tcW w:w="1056" w:type="dxa"/>
            <w:tcPrChange w:id="479" w:author="Matt Lyon" w:date="2020-11-03T15:11:00Z">
              <w:tcPr>
                <w:tcW w:w="1575" w:type="dxa"/>
              </w:tcPr>
            </w:tcPrChange>
          </w:tcPr>
          <w:p w14:paraId="268BF30B" w14:textId="77777777" w:rsidR="00260A60" w:rsidRPr="00260A60" w:rsidRDefault="00260A60" w:rsidP="007F7C24">
            <w:pPr>
              <w:pStyle w:val="PlainText"/>
              <w:rPr>
                <w:ins w:id="480" w:author="Matt Lyon" w:date="2020-11-03T15:10:00Z"/>
                <w:rFonts w:ascii="Times New Roman" w:hAnsi="Times New Roman" w:cs="Times New Roman"/>
                <w:rPrChange w:id="481" w:author="Matt Lyon" w:date="2020-11-03T15:10:00Z">
                  <w:rPr>
                    <w:ins w:id="482" w:author="Matt Lyon" w:date="2020-11-03T15:10:00Z"/>
                    <w:rFonts w:ascii="Courier New" w:hAnsi="Courier New" w:cs="Courier New"/>
                  </w:rPr>
                </w:rPrChange>
              </w:rPr>
            </w:pPr>
          </w:p>
        </w:tc>
        <w:tc>
          <w:tcPr>
            <w:tcW w:w="1716" w:type="dxa"/>
            <w:tcPrChange w:id="483" w:author="Matt Lyon" w:date="2020-11-03T15:11:00Z">
              <w:tcPr>
                <w:tcW w:w="1575" w:type="dxa"/>
              </w:tcPr>
            </w:tcPrChange>
          </w:tcPr>
          <w:p w14:paraId="61F7AA10" w14:textId="77777777" w:rsidR="00260A60" w:rsidRPr="00260A60" w:rsidRDefault="00260A60" w:rsidP="007F7C24">
            <w:pPr>
              <w:pStyle w:val="PlainText"/>
              <w:rPr>
                <w:ins w:id="484" w:author="Matt Lyon" w:date="2020-11-03T15:10:00Z"/>
                <w:rFonts w:ascii="Times New Roman" w:hAnsi="Times New Roman" w:cs="Times New Roman"/>
                <w:rPrChange w:id="485" w:author="Matt Lyon" w:date="2020-11-03T15:10:00Z">
                  <w:rPr>
                    <w:ins w:id="486" w:author="Matt Lyon" w:date="2020-11-03T15:10:00Z"/>
                    <w:rFonts w:ascii="Courier New" w:hAnsi="Courier New" w:cs="Courier New"/>
                  </w:rPr>
                </w:rPrChange>
              </w:rPr>
            </w:pPr>
            <w:ins w:id="487" w:author="Matt Lyon" w:date="2020-11-03T15:10:00Z">
              <w:r w:rsidRPr="00260A60">
                <w:rPr>
                  <w:rFonts w:ascii="Times New Roman" w:hAnsi="Times New Roman" w:cs="Times New Roman"/>
                  <w:rPrChange w:id="488" w:author="Matt Lyon" w:date="2020-11-03T15:10:00Z">
                    <w:rPr>
                      <w:rFonts w:ascii="Courier New" w:hAnsi="Courier New" w:cs="Courier New"/>
                    </w:rPr>
                  </w:rPrChange>
                </w:rPr>
                <w:t>0.24</w:t>
              </w:r>
            </w:ins>
          </w:p>
        </w:tc>
        <w:tc>
          <w:tcPr>
            <w:tcW w:w="1434" w:type="dxa"/>
            <w:tcPrChange w:id="489" w:author="Matt Lyon" w:date="2020-11-03T15:11:00Z">
              <w:tcPr>
                <w:tcW w:w="1575" w:type="dxa"/>
              </w:tcPr>
            </w:tcPrChange>
          </w:tcPr>
          <w:p w14:paraId="75440312" w14:textId="77777777" w:rsidR="00260A60" w:rsidRPr="00260A60" w:rsidRDefault="00260A60" w:rsidP="007F7C24">
            <w:pPr>
              <w:pStyle w:val="PlainText"/>
              <w:rPr>
                <w:ins w:id="490" w:author="Matt Lyon" w:date="2020-11-03T15:10:00Z"/>
                <w:rFonts w:ascii="Times New Roman" w:hAnsi="Times New Roman" w:cs="Times New Roman"/>
                <w:rPrChange w:id="491" w:author="Matt Lyon" w:date="2020-11-03T15:10:00Z">
                  <w:rPr>
                    <w:ins w:id="492" w:author="Matt Lyon" w:date="2020-11-03T15:10:00Z"/>
                    <w:rFonts w:ascii="Courier New" w:hAnsi="Courier New" w:cs="Courier New"/>
                  </w:rPr>
                </w:rPrChange>
              </w:rPr>
            </w:pPr>
          </w:p>
        </w:tc>
        <w:tc>
          <w:tcPr>
            <w:tcW w:w="1061" w:type="dxa"/>
            <w:tcPrChange w:id="493" w:author="Matt Lyon" w:date="2020-11-03T15:11:00Z">
              <w:tcPr>
                <w:tcW w:w="1575" w:type="dxa"/>
              </w:tcPr>
            </w:tcPrChange>
          </w:tcPr>
          <w:p w14:paraId="4D36D2E2" w14:textId="77777777" w:rsidR="00260A60" w:rsidRPr="00260A60" w:rsidRDefault="00260A60" w:rsidP="007F7C24">
            <w:pPr>
              <w:pStyle w:val="PlainText"/>
              <w:rPr>
                <w:ins w:id="494" w:author="Matt Lyon" w:date="2020-11-03T15:10:00Z"/>
                <w:rFonts w:ascii="Times New Roman" w:hAnsi="Times New Roman" w:cs="Times New Roman"/>
                <w:rPrChange w:id="495" w:author="Matt Lyon" w:date="2020-11-03T15:10:00Z">
                  <w:rPr>
                    <w:ins w:id="496" w:author="Matt Lyon" w:date="2020-11-03T15:10:00Z"/>
                    <w:rFonts w:ascii="Courier New" w:hAnsi="Courier New" w:cs="Courier New"/>
                  </w:rPr>
                </w:rPrChange>
              </w:rPr>
            </w:pPr>
          </w:p>
        </w:tc>
      </w:tr>
      <w:tr w:rsidR="00260A60" w:rsidRPr="00260A60" w14:paraId="2FA9CF87" w14:textId="77777777" w:rsidTr="00260A60">
        <w:trPr>
          <w:ins w:id="497" w:author="Matt Lyon" w:date="2020-11-03T15:10:00Z"/>
        </w:trPr>
        <w:tc>
          <w:tcPr>
            <w:tcW w:w="1574" w:type="dxa"/>
            <w:tcPrChange w:id="498" w:author="Matt Lyon" w:date="2020-11-03T15:11:00Z">
              <w:tcPr>
                <w:tcW w:w="1574" w:type="dxa"/>
              </w:tcPr>
            </w:tcPrChange>
          </w:tcPr>
          <w:p w14:paraId="311D8F96" w14:textId="77777777" w:rsidR="00260A60" w:rsidRPr="00260A60" w:rsidRDefault="00260A60" w:rsidP="007F7C24">
            <w:pPr>
              <w:pStyle w:val="PlainText"/>
              <w:rPr>
                <w:ins w:id="499" w:author="Matt Lyon" w:date="2020-11-03T15:10:00Z"/>
                <w:rFonts w:ascii="Times New Roman" w:hAnsi="Times New Roman" w:cs="Times New Roman"/>
                <w:rPrChange w:id="500" w:author="Matt Lyon" w:date="2020-11-03T15:10:00Z">
                  <w:rPr>
                    <w:ins w:id="501" w:author="Matt Lyon" w:date="2020-11-03T15:10:00Z"/>
                    <w:rFonts w:ascii="Courier New" w:hAnsi="Courier New" w:cs="Courier New"/>
                  </w:rPr>
                </w:rPrChange>
              </w:rPr>
            </w:pPr>
            <w:ins w:id="502" w:author="Matt Lyon" w:date="2020-11-03T15:10:00Z">
              <w:r w:rsidRPr="00260A60">
                <w:rPr>
                  <w:rFonts w:ascii="Times New Roman" w:hAnsi="Times New Roman" w:cs="Times New Roman"/>
                  <w:rPrChange w:id="503" w:author="Matt Lyon" w:date="2020-11-03T15:10:00Z">
                    <w:rPr>
                      <w:rFonts w:ascii="Courier New" w:hAnsi="Courier New" w:cs="Courier New"/>
                    </w:rPr>
                  </w:rPrChange>
                </w:rPr>
                <w:t>ML (Random Forest)</w:t>
              </w:r>
            </w:ins>
          </w:p>
        </w:tc>
        <w:tc>
          <w:tcPr>
            <w:tcW w:w="1795" w:type="dxa"/>
            <w:tcPrChange w:id="504" w:author="Matt Lyon" w:date="2020-11-03T15:11:00Z">
              <w:tcPr>
                <w:tcW w:w="1575" w:type="dxa"/>
              </w:tcPr>
            </w:tcPrChange>
          </w:tcPr>
          <w:p w14:paraId="561A3EF0" w14:textId="77777777" w:rsidR="00260A60" w:rsidRPr="00260A60" w:rsidRDefault="00260A60" w:rsidP="007F7C24">
            <w:pPr>
              <w:pStyle w:val="PlainText"/>
              <w:rPr>
                <w:ins w:id="505" w:author="Matt Lyon" w:date="2020-11-03T15:10:00Z"/>
                <w:rFonts w:ascii="Times New Roman" w:hAnsi="Times New Roman" w:cs="Times New Roman"/>
                <w:rPrChange w:id="506" w:author="Matt Lyon" w:date="2020-11-03T15:10:00Z">
                  <w:rPr>
                    <w:ins w:id="507" w:author="Matt Lyon" w:date="2020-11-03T15:10:00Z"/>
                    <w:rFonts w:ascii="Courier New" w:hAnsi="Courier New" w:cs="Courier New"/>
                  </w:rPr>
                </w:rPrChange>
              </w:rPr>
            </w:pPr>
            <w:ins w:id="508" w:author="Matt Lyon" w:date="2020-11-03T15:10:00Z">
              <w:r w:rsidRPr="00260A60">
                <w:rPr>
                  <w:rFonts w:ascii="Times New Roman" w:hAnsi="Times New Roman" w:cs="Times New Roman"/>
                  <w:rPrChange w:id="509" w:author="Matt Lyon" w:date="2020-11-03T15:10:00Z">
                    <w:rPr>
                      <w:rFonts w:ascii="Courier New" w:hAnsi="Courier New" w:cs="Courier New"/>
                    </w:rPr>
                  </w:rPrChange>
                </w:rPr>
                <w:t>0.63 (0.57-0.7)</w:t>
              </w:r>
            </w:ins>
          </w:p>
        </w:tc>
        <w:tc>
          <w:tcPr>
            <w:tcW w:w="1355" w:type="dxa"/>
            <w:tcPrChange w:id="510" w:author="Matt Lyon" w:date="2020-11-03T15:11:00Z">
              <w:tcPr>
                <w:tcW w:w="1575" w:type="dxa"/>
              </w:tcPr>
            </w:tcPrChange>
          </w:tcPr>
          <w:p w14:paraId="47ED6809" w14:textId="77777777" w:rsidR="00260A60" w:rsidRPr="00260A60" w:rsidRDefault="00260A60" w:rsidP="007F7C24">
            <w:pPr>
              <w:pStyle w:val="PlainText"/>
              <w:rPr>
                <w:ins w:id="511" w:author="Matt Lyon" w:date="2020-11-03T15:10:00Z"/>
                <w:rFonts w:ascii="Times New Roman" w:hAnsi="Times New Roman" w:cs="Times New Roman"/>
                <w:rPrChange w:id="512" w:author="Matt Lyon" w:date="2020-11-03T15:10:00Z">
                  <w:rPr>
                    <w:ins w:id="513" w:author="Matt Lyon" w:date="2020-11-03T15:10:00Z"/>
                    <w:rFonts w:ascii="Courier New" w:hAnsi="Courier New" w:cs="Courier New"/>
                  </w:rPr>
                </w:rPrChange>
              </w:rPr>
            </w:pPr>
            <w:ins w:id="514" w:author="Matt Lyon" w:date="2020-11-03T15:10:00Z">
              <w:r w:rsidRPr="00260A60">
                <w:rPr>
                  <w:rFonts w:ascii="Times New Roman" w:hAnsi="Times New Roman" w:cs="Times New Roman"/>
                  <w:rPrChange w:id="515" w:author="Matt Lyon" w:date="2020-11-03T15:10:00Z">
                    <w:rPr>
                      <w:rFonts w:ascii="Courier New" w:hAnsi="Courier New" w:cs="Courier New"/>
                    </w:rPr>
                  </w:rPrChange>
                </w:rPr>
                <w:t>16 (23.5%)</w:t>
              </w:r>
            </w:ins>
          </w:p>
        </w:tc>
        <w:tc>
          <w:tcPr>
            <w:tcW w:w="1763" w:type="dxa"/>
            <w:tcPrChange w:id="516" w:author="Matt Lyon" w:date="2020-11-03T15:11:00Z">
              <w:tcPr>
                <w:tcW w:w="1575" w:type="dxa"/>
              </w:tcPr>
            </w:tcPrChange>
          </w:tcPr>
          <w:p w14:paraId="79BCFBDB" w14:textId="77777777" w:rsidR="00260A60" w:rsidRPr="00260A60" w:rsidRDefault="00260A60" w:rsidP="007F7C24">
            <w:pPr>
              <w:pStyle w:val="PlainText"/>
              <w:rPr>
                <w:ins w:id="517" w:author="Matt Lyon" w:date="2020-11-03T15:10:00Z"/>
                <w:rFonts w:ascii="Times New Roman" w:hAnsi="Times New Roman" w:cs="Times New Roman"/>
                <w:rPrChange w:id="518" w:author="Matt Lyon" w:date="2020-11-03T15:10:00Z">
                  <w:rPr>
                    <w:ins w:id="519" w:author="Matt Lyon" w:date="2020-11-03T15:10:00Z"/>
                    <w:rFonts w:ascii="Courier New" w:hAnsi="Courier New" w:cs="Courier New"/>
                  </w:rPr>
                </w:rPrChange>
              </w:rPr>
            </w:pPr>
            <w:ins w:id="520" w:author="Matt Lyon" w:date="2020-11-03T15:10:00Z">
              <w:r w:rsidRPr="00260A60">
                <w:rPr>
                  <w:rFonts w:ascii="Times New Roman" w:hAnsi="Times New Roman" w:cs="Times New Roman"/>
                  <w:rPrChange w:id="521" w:author="Matt Lyon" w:date="2020-11-03T15:10:00Z">
                    <w:rPr>
                      <w:rFonts w:ascii="Courier New" w:hAnsi="Courier New" w:cs="Courier New"/>
                    </w:rPr>
                  </w:rPrChange>
                </w:rPr>
                <w:t>0.59 (0.52-0.65)</w:t>
              </w:r>
            </w:ins>
          </w:p>
        </w:tc>
        <w:tc>
          <w:tcPr>
            <w:tcW w:w="1387" w:type="dxa"/>
            <w:tcPrChange w:id="522" w:author="Matt Lyon" w:date="2020-11-03T15:11:00Z">
              <w:tcPr>
                <w:tcW w:w="1575" w:type="dxa"/>
              </w:tcPr>
            </w:tcPrChange>
          </w:tcPr>
          <w:p w14:paraId="6216F18C" w14:textId="77777777" w:rsidR="00260A60" w:rsidRPr="00260A60" w:rsidRDefault="00260A60" w:rsidP="007F7C24">
            <w:pPr>
              <w:pStyle w:val="PlainText"/>
              <w:rPr>
                <w:ins w:id="523" w:author="Matt Lyon" w:date="2020-11-03T15:10:00Z"/>
                <w:rFonts w:ascii="Times New Roman" w:hAnsi="Times New Roman" w:cs="Times New Roman"/>
                <w:rPrChange w:id="524" w:author="Matt Lyon" w:date="2020-11-03T15:10:00Z">
                  <w:rPr>
                    <w:ins w:id="525" w:author="Matt Lyon" w:date="2020-11-03T15:10:00Z"/>
                    <w:rFonts w:ascii="Courier New" w:hAnsi="Courier New" w:cs="Courier New"/>
                  </w:rPr>
                </w:rPrChange>
              </w:rPr>
            </w:pPr>
            <w:ins w:id="526" w:author="Matt Lyon" w:date="2020-11-03T15:10:00Z">
              <w:r w:rsidRPr="00260A60">
                <w:rPr>
                  <w:rFonts w:ascii="Times New Roman" w:hAnsi="Times New Roman" w:cs="Times New Roman"/>
                  <w:rPrChange w:id="527" w:author="Matt Lyon" w:date="2020-11-03T15:10:00Z">
                    <w:rPr>
                      <w:rFonts w:ascii="Courier New" w:hAnsi="Courier New" w:cs="Courier New"/>
                    </w:rPr>
                  </w:rPrChange>
                </w:rPr>
                <w:t>11 (20.8%)</w:t>
              </w:r>
            </w:ins>
          </w:p>
        </w:tc>
        <w:tc>
          <w:tcPr>
            <w:tcW w:w="1056" w:type="dxa"/>
            <w:tcPrChange w:id="528" w:author="Matt Lyon" w:date="2020-11-03T15:11:00Z">
              <w:tcPr>
                <w:tcW w:w="1575" w:type="dxa"/>
              </w:tcPr>
            </w:tcPrChange>
          </w:tcPr>
          <w:p w14:paraId="253D84C4" w14:textId="77777777" w:rsidR="00260A60" w:rsidRPr="00260A60" w:rsidRDefault="00260A60" w:rsidP="007F7C24">
            <w:pPr>
              <w:pStyle w:val="PlainText"/>
              <w:rPr>
                <w:ins w:id="529" w:author="Matt Lyon" w:date="2020-11-03T15:10:00Z"/>
                <w:rFonts w:ascii="Times New Roman" w:hAnsi="Times New Roman" w:cs="Times New Roman"/>
                <w:rPrChange w:id="530" w:author="Matt Lyon" w:date="2020-11-03T15:10:00Z">
                  <w:rPr>
                    <w:ins w:id="531" w:author="Matt Lyon" w:date="2020-11-03T15:10:00Z"/>
                    <w:rFonts w:ascii="Courier New" w:hAnsi="Courier New" w:cs="Courier New"/>
                  </w:rPr>
                </w:rPrChange>
              </w:rPr>
            </w:pPr>
            <w:ins w:id="532" w:author="Matt Lyon" w:date="2020-11-03T15:10:00Z">
              <w:r w:rsidRPr="00260A60">
                <w:rPr>
                  <w:rFonts w:ascii="Times New Roman" w:hAnsi="Times New Roman" w:cs="Times New Roman"/>
                  <w:rPrChange w:id="533" w:author="Matt Lyon" w:date="2020-11-03T15:10:00Z">
                    <w:rPr>
                      <w:rFonts w:ascii="Courier New" w:hAnsi="Courier New" w:cs="Courier New"/>
                    </w:rPr>
                  </w:rPrChange>
                </w:rPr>
                <w:t>0.61</w:t>
              </w:r>
            </w:ins>
          </w:p>
        </w:tc>
        <w:tc>
          <w:tcPr>
            <w:tcW w:w="1716" w:type="dxa"/>
            <w:tcPrChange w:id="534" w:author="Matt Lyon" w:date="2020-11-03T15:11:00Z">
              <w:tcPr>
                <w:tcW w:w="1575" w:type="dxa"/>
              </w:tcPr>
            </w:tcPrChange>
          </w:tcPr>
          <w:p w14:paraId="441B252D" w14:textId="77777777" w:rsidR="00260A60" w:rsidRPr="00260A60" w:rsidRDefault="00260A60" w:rsidP="007F7C24">
            <w:pPr>
              <w:pStyle w:val="PlainText"/>
              <w:rPr>
                <w:ins w:id="535" w:author="Matt Lyon" w:date="2020-11-03T15:10:00Z"/>
                <w:rFonts w:ascii="Times New Roman" w:hAnsi="Times New Roman" w:cs="Times New Roman"/>
                <w:rPrChange w:id="536" w:author="Matt Lyon" w:date="2020-11-03T15:10:00Z">
                  <w:rPr>
                    <w:ins w:id="537" w:author="Matt Lyon" w:date="2020-11-03T15:10:00Z"/>
                    <w:rFonts w:ascii="Courier New" w:hAnsi="Courier New" w:cs="Courier New"/>
                  </w:rPr>
                </w:rPrChange>
              </w:rPr>
            </w:pPr>
            <w:ins w:id="538" w:author="Matt Lyon" w:date="2020-11-03T15:10:00Z">
              <w:r w:rsidRPr="00260A60">
                <w:rPr>
                  <w:rFonts w:ascii="Times New Roman" w:hAnsi="Times New Roman" w:cs="Times New Roman"/>
                  <w:rPrChange w:id="539" w:author="Matt Lyon" w:date="2020-11-03T15:10:00Z">
                    <w:rPr>
                      <w:rFonts w:ascii="Courier New" w:hAnsi="Courier New" w:cs="Courier New"/>
                    </w:rPr>
                  </w:rPrChange>
                </w:rPr>
                <w:t>0.65 (0.58-0.72)</w:t>
              </w:r>
            </w:ins>
          </w:p>
        </w:tc>
        <w:tc>
          <w:tcPr>
            <w:tcW w:w="1434" w:type="dxa"/>
            <w:tcPrChange w:id="540" w:author="Matt Lyon" w:date="2020-11-03T15:11:00Z">
              <w:tcPr>
                <w:tcW w:w="1575" w:type="dxa"/>
              </w:tcPr>
            </w:tcPrChange>
          </w:tcPr>
          <w:p w14:paraId="606DFE3F" w14:textId="77777777" w:rsidR="00260A60" w:rsidRPr="00260A60" w:rsidRDefault="00260A60" w:rsidP="007F7C24">
            <w:pPr>
              <w:pStyle w:val="PlainText"/>
              <w:rPr>
                <w:ins w:id="541" w:author="Matt Lyon" w:date="2020-11-03T15:10:00Z"/>
                <w:rFonts w:ascii="Times New Roman" w:hAnsi="Times New Roman" w:cs="Times New Roman"/>
                <w:rPrChange w:id="542" w:author="Matt Lyon" w:date="2020-11-03T15:10:00Z">
                  <w:rPr>
                    <w:ins w:id="543" w:author="Matt Lyon" w:date="2020-11-03T15:10:00Z"/>
                    <w:rFonts w:ascii="Courier New" w:hAnsi="Courier New" w:cs="Courier New"/>
                  </w:rPr>
                </w:rPrChange>
              </w:rPr>
            </w:pPr>
            <w:ins w:id="544" w:author="Matt Lyon" w:date="2020-11-03T15:10:00Z">
              <w:r w:rsidRPr="00260A60">
                <w:rPr>
                  <w:rFonts w:ascii="Times New Roman" w:hAnsi="Times New Roman" w:cs="Times New Roman"/>
                  <w:rPrChange w:id="545" w:author="Matt Lyon" w:date="2020-11-03T15:10:00Z">
                    <w:rPr>
                      <w:rFonts w:ascii="Courier New" w:hAnsi="Courier New" w:cs="Courier New"/>
                    </w:rPr>
                  </w:rPrChange>
                </w:rPr>
                <w:t>16 (29.1%)</w:t>
              </w:r>
            </w:ins>
          </w:p>
        </w:tc>
        <w:tc>
          <w:tcPr>
            <w:tcW w:w="1061" w:type="dxa"/>
            <w:tcPrChange w:id="546" w:author="Matt Lyon" w:date="2020-11-03T15:11:00Z">
              <w:tcPr>
                <w:tcW w:w="1575" w:type="dxa"/>
              </w:tcPr>
            </w:tcPrChange>
          </w:tcPr>
          <w:p w14:paraId="76BF9AFD" w14:textId="77777777" w:rsidR="00260A60" w:rsidRPr="00260A60" w:rsidRDefault="00260A60" w:rsidP="007F7C24">
            <w:pPr>
              <w:pStyle w:val="PlainText"/>
              <w:rPr>
                <w:ins w:id="547" w:author="Matt Lyon" w:date="2020-11-03T15:10:00Z"/>
                <w:rFonts w:ascii="Times New Roman" w:hAnsi="Times New Roman" w:cs="Times New Roman"/>
                <w:rPrChange w:id="548" w:author="Matt Lyon" w:date="2020-11-03T15:10:00Z">
                  <w:rPr>
                    <w:ins w:id="549" w:author="Matt Lyon" w:date="2020-11-03T15:10:00Z"/>
                    <w:rFonts w:ascii="Courier New" w:hAnsi="Courier New" w:cs="Courier New"/>
                  </w:rPr>
                </w:rPrChange>
              </w:rPr>
            </w:pPr>
            <w:ins w:id="550" w:author="Matt Lyon" w:date="2020-11-03T15:10:00Z">
              <w:r w:rsidRPr="00260A60">
                <w:rPr>
                  <w:rFonts w:ascii="Times New Roman" w:hAnsi="Times New Roman" w:cs="Times New Roman"/>
                  <w:rPrChange w:id="551" w:author="Matt Lyon" w:date="2020-11-03T15:10:00Z">
                    <w:rPr>
                      <w:rFonts w:ascii="Courier New" w:hAnsi="Courier New" w:cs="Courier New"/>
                    </w:rPr>
                  </w:rPrChange>
                </w:rPr>
                <w:t>0.18</w:t>
              </w:r>
            </w:ins>
          </w:p>
        </w:tc>
      </w:tr>
      <w:tr w:rsidR="00260A60" w:rsidRPr="00260A60" w14:paraId="7B9F7D2C" w14:textId="77777777" w:rsidTr="00260A60">
        <w:trPr>
          <w:ins w:id="552" w:author="Matt Lyon" w:date="2020-11-03T15:10:00Z"/>
        </w:trPr>
        <w:tc>
          <w:tcPr>
            <w:tcW w:w="1574" w:type="dxa"/>
            <w:tcPrChange w:id="553" w:author="Matt Lyon" w:date="2020-11-03T15:11:00Z">
              <w:tcPr>
                <w:tcW w:w="1574" w:type="dxa"/>
              </w:tcPr>
            </w:tcPrChange>
          </w:tcPr>
          <w:p w14:paraId="208B2C03" w14:textId="77777777" w:rsidR="00260A60" w:rsidRPr="00260A60" w:rsidRDefault="00260A60" w:rsidP="007F7C24">
            <w:pPr>
              <w:pStyle w:val="PlainText"/>
              <w:rPr>
                <w:ins w:id="554" w:author="Matt Lyon" w:date="2020-11-03T15:10:00Z"/>
                <w:rFonts w:ascii="Times New Roman" w:hAnsi="Times New Roman" w:cs="Times New Roman"/>
                <w:rPrChange w:id="555" w:author="Matt Lyon" w:date="2020-11-03T15:10:00Z">
                  <w:rPr>
                    <w:ins w:id="556" w:author="Matt Lyon" w:date="2020-11-03T15:10:00Z"/>
                    <w:rFonts w:ascii="Courier New" w:hAnsi="Courier New" w:cs="Courier New"/>
                  </w:rPr>
                </w:rPrChange>
              </w:rPr>
            </w:pPr>
            <w:ins w:id="557" w:author="Matt Lyon" w:date="2020-11-03T15:10:00Z">
              <w:r w:rsidRPr="00260A60">
                <w:rPr>
                  <w:rFonts w:ascii="Times New Roman" w:hAnsi="Times New Roman" w:cs="Times New Roman"/>
                  <w:rPrChange w:id="558" w:author="Matt Lyon" w:date="2020-11-03T15:10:00Z">
                    <w:rPr>
                      <w:rFonts w:ascii="Courier New" w:hAnsi="Courier New" w:cs="Courier New"/>
                    </w:rPr>
                  </w:rPrChange>
                </w:rPr>
                <w:t>p-value**</w:t>
              </w:r>
            </w:ins>
          </w:p>
        </w:tc>
        <w:tc>
          <w:tcPr>
            <w:tcW w:w="1795" w:type="dxa"/>
            <w:tcPrChange w:id="559" w:author="Matt Lyon" w:date="2020-11-03T15:11:00Z">
              <w:tcPr>
                <w:tcW w:w="1575" w:type="dxa"/>
              </w:tcPr>
            </w:tcPrChange>
          </w:tcPr>
          <w:p w14:paraId="16242AE3" w14:textId="77777777" w:rsidR="00260A60" w:rsidRPr="00260A60" w:rsidRDefault="00260A60" w:rsidP="007F7C24">
            <w:pPr>
              <w:pStyle w:val="PlainText"/>
              <w:rPr>
                <w:ins w:id="560" w:author="Matt Lyon" w:date="2020-11-03T15:10:00Z"/>
                <w:rFonts w:ascii="Times New Roman" w:hAnsi="Times New Roman" w:cs="Times New Roman"/>
                <w:rPrChange w:id="561" w:author="Matt Lyon" w:date="2020-11-03T15:10:00Z">
                  <w:rPr>
                    <w:ins w:id="562" w:author="Matt Lyon" w:date="2020-11-03T15:10:00Z"/>
                    <w:rFonts w:ascii="Courier New" w:hAnsi="Courier New" w:cs="Courier New"/>
                  </w:rPr>
                </w:rPrChange>
              </w:rPr>
            </w:pPr>
            <w:ins w:id="563" w:author="Matt Lyon" w:date="2020-11-03T15:10:00Z">
              <w:r w:rsidRPr="00260A60">
                <w:rPr>
                  <w:rFonts w:ascii="Times New Roman" w:hAnsi="Times New Roman" w:cs="Times New Roman"/>
                  <w:rPrChange w:id="564" w:author="Matt Lyon" w:date="2020-11-03T15:10:00Z">
                    <w:rPr>
                      <w:rFonts w:ascii="Courier New" w:hAnsi="Courier New" w:cs="Courier New"/>
                    </w:rPr>
                  </w:rPrChange>
                </w:rPr>
                <w:t>0.01</w:t>
              </w:r>
            </w:ins>
          </w:p>
        </w:tc>
        <w:tc>
          <w:tcPr>
            <w:tcW w:w="1355" w:type="dxa"/>
            <w:tcPrChange w:id="565" w:author="Matt Lyon" w:date="2020-11-03T15:11:00Z">
              <w:tcPr>
                <w:tcW w:w="1575" w:type="dxa"/>
              </w:tcPr>
            </w:tcPrChange>
          </w:tcPr>
          <w:p w14:paraId="048DF7FF" w14:textId="77777777" w:rsidR="00260A60" w:rsidRPr="00260A60" w:rsidRDefault="00260A60" w:rsidP="007F7C24">
            <w:pPr>
              <w:pStyle w:val="PlainText"/>
              <w:rPr>
                <w:ins w:id="566" w:author="Matt Lyon" w:date="2020-11-03T15:10:00Z"/>
                <w:rFonts w:ascii="Times New Roman" w:hAnsi="Times New Roman" w:cs="Times New Roman"/>
                <w:rPrChange w:id="567" w:author="Matt Lyon" w:date="2020-11-03T15:10:00Z">
                  <w:rPr>
                    <w:ins w:id="568" w:author="Matt Lyon" w:date="2020-11-03T15:10:00Z"/>
                    <w:rFonts w:ascii="Courier New" w:hAnsi="Courier New" w:cs="Courier New"/>
                  </w:rPr>
                </w:rPrChange>
              </w:rPr>
            </w:pPr>
          </w:p>
        </w:tc>
        <w:tc>
          <w:tcPr>
            <w:tcW w:w="1763" w:type="dxa"/>
            <w:tcPrChange w:id="569" w:author="Matt Lyon" w:date="2020-11-03T15:11:00Z">
              <w:tcPr>
                <w:tcW w:w="1575" w:type="dxa"/>
              </w:tcPr>
            </w:tcPrChange>
          </w:tcPr>
          <w:p w14:paraId="556FA796" w14:textId="77777777" w:rsidR="00260A60" w:rsidRPr="00260A60" w:rsidRDefault="00260A60" w:rsidP="007F7C24">
            <w:pPr>
              <w:pStyle w:val="PlainText"/>
              <w:rPr>
                <w:ins w:id="570" w:author="Matt Lyon" w:date="2020-11-03T15:10:00Z"/>
                <w:rFonts w:ascii="Times New Roman" w:hAnsi="Times New Roman" w:cs="Times New Roman"/>
                <w:rPrChange w:id="571" w:author="Matt Lyon" w:date="2020-11-03T15:10:00Z">
                  <w:rPr>
                    <w:ins w:id="572" w:author="Matt Lyon" w:date="2020-11-03T15:10:00Z"/>
                    <w:rFonts w:ascii="Courier New" w:hAnsi="Courier New" w:cs="Courier New"/>
                  </w:rPr>
                </w:rPrChange>
              </w:rPr>
            </w:pPr>
            <w:ins w:id="573" w:author="Matt Lyon" w:date="2020-11-03T15:10:00Z">
              <w:r w:rsidRPr="00260A60">
                <w:rPr>
                  <w:rFonts w:ascii="Times New Roman" w:hAnsi="Times New Roman" w:cs="Times New Roman"/>
                  <w:rPrChange w:id="574" w:author="Matt Lyon" w:date="2020-11-03T15:10:00Z">
                    <w:rPr>
                      <w:rFonts w:ascii="Courier New" w:hAnsi="Courier New" w:cs="Courier New"/>
                    </w:rPr>
                  </w:rPrChange>
                </w:rPr>
                <w:t>0</w:t>
              </w:r>
            </w:ins>
          </w:p>
        </w:tc>
        <w:tc>
          <w:tcPr>
            <w:tcW w:w="1387" w:type="dxa"/>
            <w:tcPrChange w:id="575" w:author="Matt Lyon" w:date="2020-11-03T15:11:00Z">
              <w:tcPr>
                <w:tcW w:w="1575" w:type="dxa"/>
              </w:tcPr>
            </w:tcPrChange>
          </w:tcPr>
          <w:p w14:paraId="377CF6F1" w14:textId="77777777" w:rsidR="00260A60" w:rsidRPr="00260A60" w:rsidRDefault="00260A60" w:rsidP="007F7C24">
            <w:pPr>
              <w:pStyle w:val="PlainText"/>
              <w:rPr>
                <w:ins w:id="576" w:author="Matt Lyon" w:date="2020-11-03T15:10:00Z"/>
                <w:rFonts w:ascii="Times New Roman" w:hAnsi="Times New Roman" w:cs="Times New Roman"/>
                <w:rPrChange w:id="577" w:author="Matt Lyon" w:date="2020-11-03T15:10:00Z">
                  <w:rPr>
                    <w:ins w:id="578" w:author="Matt Lyon" w:date="2020-11-03T15:10:00Z"/>
                    <w:rFonts w:ascii="Courier New" w:hAnsi="Courier New" w:cs="Courier New"/>
                  </w:rPr>
                </w:rPrChange>
              </w:rPr>
            </w:pPr>
          </w:p>
        </w:tc>
        <w:tc>
          <w:tcPr>
            <w:tcW w:w="1056" w:type="dxa"/>
            <w:tcPrChange w:id="579" w:author="Matt Lyon" w:date="2020-11-03T15:11:00Z">
              <w:tcPr>
                <w:tcW w:w="1575" w:type="dxa"/>
              </w:tcPr>
            </w:tcPrChange>
          </w:tcPr>
          <w:p w14:paraId="501A4009" w14:textId="77777777" w:rsidR="00260A60" w:rsidRPr="00260A60" w:rsidRDefault="00260A60" w:rsidP="007F7C24">
            <w:pPr>
              <w:pStyle w:val="PlainText"/>
              <w:rPr>
                <w:ins w:id="580" w:author="Matt Lyon" w:date="2020-11-03T15:10:00Z"/>
                <w:rFonts w:ascii="Times New Roman" w:hAnsi="Times New Roman" w:cs="Times New Roman"/>
                <w:rPrChange w:id="581" w:author="Matt Lyon" w:date="2020-11-03T15:10:00Z">
                  <w:rPr>
                    <w:ins w:id="582" w:author="Matt Lyon" w:date="2020-11-03T15:10:00Z"/>
                    <w:rFonts w:ascii="Courier New" w:hAnsi="Courier New" w:cs="Courier New"/>
                  </w:rPr>
                </w:rPrChange>
              </w:rPr>
            </w:pPr>
          </w:p>
        </w:tc>
        <w:tc>
          <w:tcPr>
            <w:tcW w:w="1716" w:type="dxa"/>
            <w:tcPrChange w:id="583" w:author="Matt Lyon" w:date="2020-11-03T15:11:00Z">
              <w:tcPr>
                <w:tcW w:w="1575" w:type="dxa"/>
              </w:tcPr>
            </w:tcPrChange>
          </w:tcPr>
          <w:p w14:paraId="1A1773DC" w14:textId="77777777" w:rsidR="00260A60" w:rsidRPr="00260A60" w:rsidRDefault="00260A60" w:rsidP="007F7C24">
            <w:pPr>
              <w:pStyle w:val="PlainText"/>
              <w:rPr>
                <w:ins w:id="584" w:author="Matt Lyon" w:date="2020-11-03T15:10:00Z"/>
                <w:rFonts w:ascii="Times New Roman" w:hAnsi="Times New Roman" w:cs="Times New Roman"/>
                <w:rPrChange w:id="585" w:author="Matt Lyon" w:date="2020-11-03T15:10:00Z">
                  <w:rPr>
                    <w:ins w:id="586" w:author="Matt Lyon" w:date="2020-11-03T15:10:00Z"/>
                    <w:rFonts w:ascii="Courier New" w:hAnsi="Courier New" w:cs="Courier New"/>
                  </w:rPr>
                </w:rPrChange>
              </w:rPr>
            </w:pPr>
            <w:ins w:id="587" w:author="Matt Lyon" w:date="2020-11-03T15:10:00Z">
              <w:r w:rsidRPr="00260A60">
                <w:rPr>
                  <w:rFonts w:ascii="Times New Roman" w:hAnsi="Times New Roman" w:cs="Times New Roman"/>
                  <w:rPrChange w:id="588" w:author="Matt Lyon" w:date="2020-11-03T15:10:00Z">
                    <w:rPr>
                      <w:rFonts w:ascii="Courier New" w:hAnsi="Courier New" w:cs="Courier New"/>
                    </w:rPr>
                  </w:rPrChange>
                </w:rPr>
                <w:t>0.15</w:t>
              </w:r>
            </w:ins>
          </w:p>
        </w:tc>
        <w:tc>
          <w:tcPr>
            <w:tcW w:w="1434" w:type="dxa"/>
            <w:tcPrChange w:id="589" w:author="Matt Lyon" w:date="2020-11-03T15:11:00Z">
              <w:tcPr>
                <w:tcW w:w="1575" w:type="dxa"/>
              </w:tcPr>
            </w:tcPrChange>
          </w:tcPr>
          <w:p w14:paraId="10C4898E" w14:textId="77777777" w:rsidR="00260A60" w:rsidRPr="00260A60" w:rsidRDefault="00260A60" w:rsidP="007F7C24">
            <w:pPr>
              <w:pStyle w:val="PlainText"/>
              <w:rPr>
                <w:ins w:id="590" w:author="Matt Lyon" w:date="2020-11-03T15:10:00Z"/>
                <w:rFonts w:ascii="Times New Roman" w:hAnsi="Times New Roman" w:cs="Times New Roman"/>
                <w:rPrChange w:id="591" w:author="Matt Lyon" w:date="2020-11-03T15:10:00Z">
                  <w:rPr>
                    <w:ins w:id="592" w:author="Matt Lyon" w:date="2020-11-03T15:10:00Z"/>
                    <w:rFonts w:ascii="Courier New" w:hAnsi="Courier New" w:cs="Courier New"/>
                  </w:rPr>
                </w:rPrChange>
              </w:rPr>
            </w:pPr>
          </w:p>
        </w:tc>
        <w:tc>
          <w:tcPr>
            <w:tcW w:w="1061" w:type="dxa"/>
            <w:tcPrChange w:id="593" w:author="Matt Lyon" w:date="2020-11-03T15:11:00Z">
              <w:tcPr>
                <w:tcW w:w="1575" w:type="dxa"/>
              </w:tcPr>
            </w:tcPrChange>
          </w:tcPr>
          <w:p w14:paraId="5EDDBCC3" w14:textId="77777777" w:rsidR="00260A60" w:rsidRPr="00260A60" w:rsidRDefault="00260A60" w:rsidP="007F7C24">
            <w:pPr>
              <w:pStyle w:val="PlainText"/>
              <w:rPr>
                <w:ins w:id="594" w:author="Matt Lyon" w:date="2020-11-03T15:10:00Z"/>
                <w:rFonts w:ascii="Times New Roman" w:hAnsi="Times New Roman" w:cs="Times New Roman"/>
                <w:rPrChange w:id="595" w:author="Matt Lyon" w:date="2020-11-03T15:10:00Z">
                  <w:rPr>
                    <w:ins w:id="596" w:author="Matt Lyon" w:date="2020-11-03T15:10:00Z"/>
                    <w:rFonts w:ascii="Courier New" w:hAnsi="Courier New" w:cs="Courier New"/>
                  </w:rPr>
                </w:rPrChange>
              </w:rPr>
            </w:pPr>
          </w:p>
        </w:tc>
      </w:tr>
      <w:tr w:rsidR="00260A60" w:rsidRPr="00260A60" w14:paraId="5F7C01B4" w14:textId="77777777" w:rsidTr="00260A60">
        <w:trPr>
          <w:ins w:id="597" w:author="Matt Lyon" w:date="2020-11-03T15:10:00Z"/>
        </w:trPr>
        <w:tc>
          <w:tcPr>
            <w:tcW w:w="1574" w:type="dxa"/>
            <w:tcPrChange w:id="598" w:author="Matt Lyon" w:date="2020-11-03T15:11:00Z">
              <w:tcPr>
                <w:tcW w:w="1574" w:type="dxa"/>
              </w:tcPr>
            </w:tcPrChange>
          </w:tcPr>
          <w:p w14:paraId="3091F640" w14:textId="77777777" w:rsidR="00260A60" w:rsidRPr="00260A60" w:rsidRDefault="00260A60" w:rsidP="007F7C24">
            <w:pPr>
              <w:pStyle w:val="PlainText"/>
              <w:rPr>
                <w:ins w:id="599" w:author="Matt Lyon" w:date="2020-11-03T15:10:00Z"/>
                <w:rFonts w:ascii="Times New Roman" w:hAnsi="Times New Roman" w:cs="Times New Roman"/>
                <w:rPrChange w:id="600" w:author="Matt Lyon" w:date="2020-11-03T15:10:00Z">
                  <w:rPr>
                    <w:ins w:id="601" w:author="Matt Lyon" w:date="2020-11-03T15:10:00Z"/>
                    <w:rFonts w:ascii="Courier New" w:hAnsi="Courier New" w:cs="Courier New"/>
                  </w:rPr>
                </w:rPrChange>
              </w:rPr>
            </w:pPr>
            <w:ins w:id="602" w:author="Matt Lyon" w:date="2020-11-03T15:10:00Z">
              <w:r w:rsidRPr="00260A60">
                <w:rPr>
                  <w:rFonts w:ascii="Times New Roman" w:hAnsi="Times New Roman" w:cs="Times New Roman"/>
                  <w:rPrChange w:id="603" w:author="Matt Lyon" w:date="2020-11-03T15:10:00Z">
                    <w:rPr>
                      <w:rFonts w:ascii="Courier New" w:hAnsi="Courier New" w:cs="Courier New"/>
                    </w:rPr>
                  </w:rPrChange>
                </w:rPr>
                <w:t>ML (Neural Net)</w:t>
              </w:r>
            </w:ins>
          </w:p>
        </w:tc>
        <w:tc>
          <w:tcPr>
            <w:tcW w:w="1795" w:type="dxa"/>
            <w:tcPrChange w:id="604" w:author="Matt Lyon" w:date="2020-11-03T15:11:00Z">
              <w:tcPr>
                <w:tcW w:w="1575" w:type="dxa"/>
              </w:tcPr>
            </w:tcPrChange>
          </w:tcPr>
          <w:p w14:paraId="6AA0B310" w14:textId="77777777" w:rsidR="00260A60" w:rsidRPr="00260A60" w:rsidRDefault="00260A60" w:rsidP="007F7C24">
            <w:pPr>
              <w:pStyle w:val="PlainText"/>
              <w:rPr>
                <w:ins w:id="605" w:author="Matt Lyon" w:date="2020-11-03T15:10:00Z"/>
                <w:rFonts w:ascii="Times New Roman" w:hAnsi="Times New Roman" w:cs="Times New Roman"/>
                <w:rPrChange w:id="606" w:author="Matt Lyon" w:date="2020-11-03T15:10:00Z">
                  <w:rPr>
                    <w:ins w:id="607" w:author="Matt Lyon" w:date="2020-11-03T15:10:00Z"/>
                    <w:rFonts w:ascii="Courier New" w:hAnsi="Courier New" w:cs="Courier New"/>
                  </w:rPr>
                </w:rPrChange>
              </w:rPr>
            </w:pPr>
            <w:ins w:id="608" w:author="Matt Lyon" w:date="2020-11-03T15:10:00Z">
              <w:r w:rsidRPr="00260A60">
                <w:rPr>
                  <w:rFonts w:ascii="Times New Roman" w:hAnsi="Times New Roman" w:cs="Times New Roman"/>
                  <w:rPrChange w:id="609" w:author="Matt Lyon" w:date="2020-11-03T15:10:00Z">
                    <w:rPr>
                      <w:rFonts w:ascii="Courier New" w:hAnsi="Courier New" w:cs="Courier New"/>
                    </w:rPr>
                  </w:rPrChange>
                </w:rPr>
                <w:t>0.62 (0.55-0.68)</w:t>
              </w:r>
            </w:ins>
          </w:p>
        </w:tc>
        <w:tc>
          <w:tcPr>
            <w:tcW w:w="1355" w:type="dxa"/>
            <w:tcPrChange w:id="610" w:author="Matt Lyon" w:date="2020-11-03T15:11:00Z">
              <w:tcPr>
                <w:tcW w:w="1575" w:type="dxa"/>
              </w:tcPr>
            </w:tcPrChange>
          </w:tcPr>
          <w:p w14:paraId="32026765" w14:textId="77777777" w:rsidR="00260A60" w:rsidRPr="00260A60" w:rsidRDefault="00260A60" w:rsidP="007F7C24">
            <w:pPr>
              <w:pStyle w:val="PlainText"/>
              <w:rPr>
                <w:ins w:id="611" w:author="Matt Lyon" w:date="2020-11-03T15:10:00Z"/>
                <w:rFonts w:ascii="Times New Roman" w:hAnsi="Times New Roman" w:cs="Times New Roman"/>
                <w:rPrChange w:id="612" w:author="Matt Lyon" w:date="2020-11-03T15:10:00Z">
                  <w:rPr>
                    <w:ins w:id="613" w:author="Matt Lyon" w:date="2020-11-03T15:10:00Z"/>
                    <w:rFonts w:ascii="Courier New" w:hAnsi="Courier New" w:cs="Courier New"/>
                  </w:rPr>
                </w:rPrChange>
              </w:rPr>
            </w:pPr>
            <w:ins w:id="614" w:author="Matt Lyon" w:date="2020-11-03T15:10:00Z">
              <w:r w:rsidRPr="00260A60">
                <w:rPr>
                  <w:rFonts w:ascii="Times New Roman" w:hAnsi="Times New Roman" w:cs="Times New Roman"/>
                  <w:rPrChange w:id="615" w:author="Matt Lyon" w:date="2020-11-03T15:10:00Z">
                    <w:rPr>
                      <w:rFonts w:ascii="Courier New" w:hAnsi="Courier New" w:cs="Courier New"/>
                    </w:rPr>
                  </w:rPrChange>
                </w:rPr>
                <w:t>12 (17.6%)</w:t>
              </w:r>
            </w:ins>
          </w:p>
        </w:tc>
        <w:tc>
          <w:tcPr>
            <w:tcW w:w="1763" w:type="dxa"/>
            <w:tcPrChange w:id="616" w:author="Matt Lyon" w:date="2020-11-03T15:11:00Z">
              <w:tcPr>
                <w:tcW w:w="1575" w:type="dxa"/>
              </w:tcPr>
            </w:tcPrChange>
          </w:tcPr>
          <w:p w14:paraId="21456DD4" w14:textId="77777777" w:rsidR="00260A60" w:rsidRPr="00260A60" w:rsidRDefault="00260A60" w:rsidP="007F7C24">
            <w:pPr>
              <w:pStyle w:val="PlainText"/>
              <w:rPr>
                <w:ins w:id="617" w:author="Matt Lyon" w:date="2020-11-03T15:10:00Z"/>
                <w:rFonts w:ascii="Times New Roman" w:hAnsi="Times New Roman" w:cs="Times New Roman"/>
                <w:rPrChange w:id="618" w:author="Matt Lyon" w:date="2020-11-03T15:10:00Z">
                  <w:rPr>
                    <w:ins w:id="619" w:author="Matt Lyon" w:date="2020-11-03T15:10:00Z"/>
                    <w:rFonts w:ascii="Courier New" w:hAnsi="Courier New" w:cs="Courier New"/>
                  </w:rPr>
                </w:rPrChange>
              </w:rPr>
            </w:pPr>
            <w:ins w:id="620" w:author="Matt Lyon" w:date="2020-11-03T15:10:00Z">
              <w:r w:rsidRPr="00260A60">
                <w:rPr>
                  <w:rFonts w:ascii="Times New Roman" w:hAnsi="Times New Roman" w:cs="Times New Roman"/>
                  <w:rPrChange w:id="621" w:author="Matt Lyon" w:date="2020-11-03T15:10:00Z">
                    <w:rPr>
                      <w:rFonts w:ascii="Courier New" w:hAnsi="Courier New" w:cs="Courier New"/>
                    </w:rPr>
                  </w:rPrChange>
                </w:rPr>
                <w:t>0.62 (0.54-0.7)</w:t>
              </w:r>
            </w:ins>
          </w:p>
        </w:tc>
        <w:tc>
          <w:tcPr>
            <w:tcW w:w="1387" w:type="dxa"/>
            <w:tcPrChange w:id="622" w:author="Matt Lyon" w:date="2020-11-03T15:11:00Z">
              <w:tcPr>
                <w:tcW w:w="1575" w:type="dxa"/>
              </w:tcPr>
            </w:tcPrChange>
          </w:tcPr>
          <w:p w14:paraId="7F931336" w14:textId="77777777" w:rsidR="00260A60" w:rsidRPr="00260A60" w:rsidRDefault="00260A60" w:rsidP="007F7C24">
            <w:pPr>
              <w:pStyle w:val="PlainText"/>
              <w:rPr>
                <w:ins w:id="623" w:author="Matt Lyon" w:date="2020-11-03T15:10:00Z"/>
                <w:rFonts w:ascii="Times New Roman" w:hAnsi="Times New Roman" w:cs="Times New Roman"/>
                <w:rPrChange w:id="624" w:author="Matt Lyon" w:date="2020-11-03T15:10:00Z">
                  <w:rPr>
                    <w:ins w:id="625" w:author="Matt Lyon" w:date="2020-11-03T15:10:00Z"/>
                    <w:rFonts w:ascii="Courier New" w:hAnsi="Courier New" w:cs="Courier New"/>
                  </w:rPr>
                </w:rPrChange>
              </w:rPr>
            </w:pPr>
            <w:ins w:id="626" w:author="Matt Lyon" w:date="2020-11-03T15:10:00Z">
              <w:r w:rsidRPr="00260A60">
                <w:rPr>
                  <w:rFonts w:ascii="Times New Roman" w:hAnsi="Times New Roman" w:cs="Times New Roman"/>
                  <w:rPrChange w:id="627" w:author="Matt Lyon" w:date="2020-11-03T15:10:00Z">
                    <w:rPr>
                      <w:rFonts w:ascii="Courier New" w:hAnsi="Courier New" w:cs="Courier New"/>
                    </w:rPr>
                  </w:rPrChange>
                </w:rPr>
                <w:t>11 (20.8%)</w:t>
              </w:r>
            </w:ins>
          </w:p>
        </w:tc>
        <w:tc>
          <w:tcPr>
            <w:tcW w:w="1056" w:type="dxa"/>
            <w:tcPrChange w:id="628" w:author="Matt Lyon" w:date="2020-11-03T15:11:00Z">
              <w:tcPr>
                <w:tcW w:w="1575" w:type="dxa"/>
              </w:tcPr>
            </w:tcPrChange>
          </w:tcPr>
          <w:p w14:paraId="4854FD78" w14:textId="77777777" w:rsidR="00260A60" w:rsidRPr="00260A60" w:rsidRDefault="00260A60" w:rsidP="007F7C24">
            <w:pPr>
              <w:pStyle w:val="PlainText"/>
              <w:rPr>
                <w:ins w:id="629" w:author="Matt Lyon" w:date="2020-11-03T15:10:00Z"/>
                <w:rFonts w:ascii="Times New Roman" w:hAnsi="Times New Roman" w:cs="Times New Roman"/>
                <w:rPrChange w:id="630" w:author="Matt Lyon" w:date="2020-11-03T15:10:00Z">
                  <w:rPr>
                    <w:ins w:id="631" w:author="Matt Lyon" w:date="2020-11-03T15:10:00Z"/>
                    <w:rFonts w:ascii="Courier New" w:hAnsi="Courier New" w:cs="Courier New"/>
                  </w:rPr>
                </w:rPrChange>
              </w:rPr>
            </w:pPr>
            <w:ins w:id="632" w:author="Matt Lyon" w:date="2020-11-03T15:10:00Z">
              <w:r w:rsidRPr="00260A60">
                <w:rPr>
                  <w:rFonts w:ascii="Times New Roman" w:hAnsi="Times New Roman" w:cs="Times New Roman"/>
                  <w:rPrChange w:id="633" w:author="Matt Lyon" w:date="2020-11-03T15:10:00Z">
                    <w:rPr>
                      <w:rFonts w:ascii="Courier New" w:hAnsi="Courier New" w:cs="Courier New"/>
                    </w:rPr>
                  </w:rPrChange>
                </w:rPr>
                <w:t>0.9</w:t>
              </w:r>
            </w:ins>
          </w:p>
        </w:tc>
        <w:tc>
          <w:tcPr>
            <w:tcW w:w="1716" w:type="dxa"/>
            <w:tcPrChange w:id="634" w:author="Matt Lyon" w:date="2020-11-03T15:11:00Z">
              <w:tcPr>
                <w:tcW w:w="1575" w:type="dxa"/>
              </w:tcPr>
            </w:tcPrChange>
          </w:tcPr>
          <w:p w14:paraId="7F8CD25C" w14:textId="77777777" w:rsidR="00260A60" w:rsidRPr="00260A60" w:rsidRDefault="00260A60" w:rsidP="007F7C24">
            <w:pPr>
              <w:pStyle w:val="PlainText"/>
              <w:rPr>
                <w:ins w:id="635" w:author="Matt Lyon" w:date="2020-11-03T15:10:00Z"/>
                <w:rFonts w:ascii="Times New Roman" w:hAnsi="Times New Roman" w:cs="Times New Roman"/>
                <w:rPrChange w:id="636" w:author="Matt Lyon" w:date="2020-11-03T15:10:00Z">
                  <w:rPr>
                    <w:ins w:id="637" w:author="Matt Lyon" w:date="2020-11-03T15:10:00Z"/>
                    <w:rFonts w:ascii="Courier New" w:hAnsi="Courier New" w:cs="Courier New"/>
                  </w:rPr>
                </w:rPrChange>
              </w:rPr>
            </w:pPr>
            <w:ins w:id="638" w:author="Matt Lyon" w:date="2020-11-03T15:10:00Z">
              <w:r w:rsidRPr="00260A60">
                <w:rPr>
                  <w:rFonts w:ascii="Times New Roman" w:hAnsi="Times New Roman" w:cs="Times New Roman"/>
                  <w:rPrChange w:id="639" w:author="Matt Lyon" w:date="2020-11-03T15:10:00Z">
                    <w:rPr>
                      <w:rFonts w:ascii="Courier New" w:hAnsi="Courier New" w:cs="Courier New"/>
                    </w:rPr>
                  </w:rPrChange>
                </w:rPr>
                <w:t>0.61 (0.52-0.69)</w:t>
              </w:r>
            </w:ins>
          </w:p>
        </w:tc>
        <w:tc>
          <w:tcPr>
            <w:tcW w:w="1434" w:type="dxa"/>
            <w:tcPrChange w:id="640" w:author="Matt Lyon" w:date="2020-11-03T15:11:00Z">
              <w:tcPr>
                <w:tcW w:w="1575" w:type="dxa"/>
              </w:tcPr>
            </w:tcPrChange>
          </w:tcPr>
          <w:p w14:paraId="586F1798" w14:textId="77777777" w:rsidR="00260A60" w:rsidRPr="00260A60" w:rsidRDefault="00260A60" w:rsidP="007F7C24">
            <w:pPr>
              <w:pStyle w:val="PlainText"/>
              <w:rPr>
                <w:ins w:id="641" w:author="Matt Lyon" w:date="2020-11-03T15:10:00Z"/>
                <w:rFonts w:ascii="Times New Roman" w:hAnsi="Times New Roman" w:cs="Times New Roman"/>
                <w:rPrChange w:id="642" w:author="Matt Lyon" w:date="2020-11-03T15:10:00Z">
                  <w:rPr>
                    <w:ins w:id="643" w:author="Matt Lyon" w:date="2020-11-03T15:10:00Z"/>
                    <w:rFonts w:ascii="Courier New" w:hAnsi="Courier New" w:cs="Courier New"/>
                  </w:rPr>
                </w:rPrChange>
              </w:rPr>
            </w:pPr>
            <w:ins w:id="644" w:author="Matt Lyon" w:date="2020-11-03T15:10:00Z">
              <w:r w:rsidRPr="00260A60">
                <w:rPr>
                  <w:rFonts w:ascii="Times New Roman" w:hAnsi="Times New Roman" w:cs="Times New Roman"/>
                  <w:rPrChange w:id="645" w:author="Matt Lyon" w:date="2020-11-03T15:10:00Z">
                    <w:rPr>
                      <w:rFonts w:ascii="Courier New" w:hAnsi="Courier New" w:cs="Courier New"/>
                    </w:rPr>
                  </w:rPrChange>
                </w:rPr>
                <w:t>14 (25.5%)</w:t>
              </w:r>
            </w:ins>
          </w:p>
        </w:tc>
        <w:tc>
          <w:tcPr>
            <w:tcW w:w="1061" w:type="dxa"/>
            <w:tcPrChange w:id="646" w:author="Matt Lyon" w:date="2020-11-03T15:11:00Z">
              <w:tcPr>
                <w:tcW w:w="1575" w:type="dxa"/>
              </w:tcPr>
            </w:tcPrChange>
          </w:tcPr>
          <w:p w14:paraId="38E90BF1" w14:textId="77777777" w:rsidR="00260A60" w:rsidRPr="00260A60" w:rsidRDefault="00260A60" w:rsidP="007F7C24">
            <w:pPr>
              <w:pStyle w:val="PlainText"/>
              <w:rPr>
                <w:ins w:id="647" w:author="Matt Lyon" w:date="2020-11-03T15:10:00Z"/>
                <w:rFonts w:ascii="Times New Roman" w:hAnsi="Times New Roman" w:cs="Times New Roman"/>
                <w:rPrChange w:id="648" w:author="Matt Lyon" w:date="2020-11-03T15:10:00Z">
                  <w:rPr>
                    <w:ins w:id="649" w:author="Matt Lyon" w:date="2020-11-03T15:10:00Z"/>
                    <w:rFonts w:ascii="Courier New" w:hAnsi="Courier New" w:cs="Courier New"/>
                  </w:rPr>
                </w:rPrChange>
              </w:rPr>
            </w:pPr>
            <w:ins w:id="650" w:author="Matt Lyon" w:date="2020-11-03T15:10:00Z">
              <w:r w:rsidRPr="00260A60">
                <w:rPr>
                  <w:rFonts w:ascii="Times New Roman" w:hAnsi="Times New Roman" w:cs="Times New Roman"/>
                  <w:rPrChange w:id="651" w:author="Matt Lyon" w:date="2020-11-03T15:10:00Z">
                    <w:rPr>
                      <w:rFonts w:ascii="Courier New" w:hAnsi="Courier New" w:cs="Courier New"/>
                    </w:rPr>
                  </w:rPrChange>
                </w:rPr>
                <w:t>0.81</w:t>
              </w:r>
            </w:ins>
          </w:p>
        </w:tc>
      </w:tr>
      <w:tr w:rsidR="00260A60" w:rsidRPr="00260A60" w14:paraId="1B7B1DF3" w14:textId="77777777" w:rsidTr="00260A60">
        <w:trPr>
          <w:ins w:id="652" w:author="Matt Lyon" w:date="2020-11-03T15:10:00Z"/>
        </w:trPr>
        <w:tc>
          <w:tcPr>
            <w:tcW w:w="1574" w:type="dxa"/>
            <w:tcPrChange w:id="653" w:author="Matt Lyon" w:date="2020-11-03T15:11:00Z">
              <w:tcPr>
                <w:tcW w:w="1574" w:type="dxa"/>
              </w:tcPr>
            </w:tcPrChange>
          </w:tcPr>
          <w:p w14:paraId="335A3879" w14:textId="77777777" w:rsidR="00260A60" w:rsidRPr="00260A60" w:rsidRDefault="00260A60" w:rsidP="007F7C24">
            <w:pPr>
              <w:pStyle w:val="PlainText"/>
              <w:rPr>
                <w:ins w:id="654" w:author="Matt Lyon" w:date="2020-11-03T15:10:00Z"/>
                <w:rFonts w:ascii="Times New Roman" w:hAnsi="Times New Roman" w:cs="Times New Roman"/>
                <w:rPrChange w:id="655" w:author="Matt Lyon" w:date="2020-11-03T15:10:00Z">
                  <w:rPr>
                    <w:ins w:id="656" w:author="Matt Lyon" w:date="2020-11-03T15:10:00Z"/>
                    <w:rFonts w:ascii="Courier New" w:hAnsi="Courier New" w:cs="Courier New"/>
                  </w:rPr>
                </w:rPrChange>
              </w:rPr>
            </w:pPr>
            <w:ins w:id="657" w:author="Matt Lyon" w:date="2020-11-03T15:10:00Z">
              <w:r w:rsidRPr="00260A60">
                <w:rPr>
                  <w:rFonts w:ascii="Times New Roman" w:hAnsi="Times New Roman" w:cs="Times New Roman"/>
                  <w:rPrChange w:id="658" w:author="Matt Lyon" w:date="2020-11-03T15:10:00Z">
                    <w:rPr>
                      <w:rFonts w:ascii="Courier New" w:hAnsi="Courier New" w:cs="Courier New"/>
                    </w:rPr>
                  </w:rPrChange>
                </w:rPr>
                <w:t>p-value**</w:t>
              </w:r>
            </w:ins>
          </w:p>
        </w:tc>
        <w:tc>
          <w:tcPr>
            <w:tcW w:w="1795" w:type="dxa"/>
            <w:tcPrChange w:id="659" w:author="Matt Lyon" w:date="2020-11-03T15:11:00Z">
              <w:tcPr>
                <w:tcW w:w="1575" w:type="dxa"/>
              </w:tcPr>
            </w:tcPrChange>
          </w:tcPr>
          <w:p w14:paraId="27354AE2" w14:textId="77777777" w:rsidR="00260A60" w:rsidRPr="00260A60" w:rsidRDefault="00260A60" w:rsidP="007F7C24">
            <w:pPr>
              <w:pStyle w:val="PlainText"/>
              <w:rPr>
                <w:ins w:id="660" w:author="Matt Lyon" w:date="2020-11-03T15:10:00Z"/>
                <w:rFonts w:ascii="Times New Roman" w:hAnsi="Times New Roman" w:cs="Times New Roman"/>
                <w:rPrChange w:id="661" w:author="Matt Lyon" w:date="2020-11-03T15:10:00Z">
                  <w:rPr>
                    <w:ins w:id="662" w:author="Matt Lyon" w:date="2020-11-03T15:10:00Z"/>
                    <w:rFonts w:ascii="Courier New" w:hAnsi="Courier New" w:cs="Courier New"/>
                  </w:rPr>
                </w:rPrChange>
              </w:rPr>
            </w:pPr>
            <w:ins w:id="663" w:author="Matt Lyon" w:date="2020-11-03T15:10:00Z">
              <w:r w:rsidRPr="00260A60">
                <w:rPr>
                  <w:rFonts w:ascii="Times New Roman" w:hAnsi="Times New Roman" w:cs="Times New Roman"/>
                  <w:rPrChange w:id="664" w:author="Matt Lyon" w:date="2020-11-03T15:10:00Z">
                    <w:rPr>
                      <w:rFonts w:ascii="Courier New" w:hAnsi="Courier New" w:cs="Courier New"/>
                    </w:rPr>
                  </w:rPrChange>
                </w:rPr>
                <w:t>0.01</w:t>
              </w:r>
            </w:ins>
          </w:p>
        </w:tc>
        <w:tc>
          <w:tcPr>
            <w:tcW w:w="1355" w:type="dxa"/>
            <w:tcPrChange w:id="665" w:author="Matt Lyon" w:date="2020-11-03T15:11:00Z">
              <w:tcPr>
                <w:tcW w:w="1575" w:type="dxa"/>
              </w:tcPr>
            </w:tcPrChange>
          </w:tcPr>
          <w:p w14:paraId="42867A2C" w14:textId="77777777" w:rsidR="00260A60" w:rsidRPr="00260A60" w:rsidRDefault="00260A60" w:rsidP="007F7C24">
            <w:pPr>
              <w:pStyle w:val="PlainText"/>
              <w:rPr>
                <w:ins w:id="666" w:author="Matt Lyon" w:date="2020-11-03T15:10:00Z"/>
                <w:rFonts w:ascii="Times New Roman" w:hAnsi="Times New Roman" w:cs="Times New Roman"/>
                <w:rPrChange w:id="667" w:author="Matt Lyon" w:date="2020-11-03T15:10:00Z">
                  <w:rPr>
                    <w:ins w:id="668" w:author="Matt Lyon" w:date="2020-11-03T15:10:00Z"/>
                    <w:rFonts w:ascii="Courier New" w:hAnsi="Courier New" w:cs="Courier New"/>
                  </w:rPr>
                </w:rPrChange>
              </w:rPr>
            </w:pPr>
          </w:p>
        </w:tc>
        <w:tc>
          <w:tcPr>
            <w:tcW w:w="1763" w:type="dxa"/>
            <w:tcPrChange w:id="669" w:author="Matt Lyon" w:date="2020-11-03T15:11:00Z">
              <w:tcPr>
                <w:tcW w:w="1575" w:type="dxa"/>
              </w:tcPr>
            </w:tcPrChange>
          </w:tcPr>
          <w:p w14:paraId="3C09BB0F" w14:textId="77777777" w:rsidR="00260A60" w:rsidRPr="00260A60" w:rsidRDefault="00260A60" w:rsidP="007F7C24">
            <w:pPr>
              <w:pStyle w:val="PlainText"/>
              <w:rPr>
                <w:ins w:id="670" w:author="Matt Lyon" w:date="2020-11-03T15:10:00Z"/>
                <w:rFonts w:ascii="Times New Roman" w:hAnsi="Times New Roman" w:cs="Times New Roman"/>
                <w:rPrChange w:id="671" w:author="Matt Lyon" w:date="2020-11-03T15:10:00Z">
                  <w:rPr>
                    <w:ins w:id="672" w:author="Matt Lyon" w:date="2020-11-03T15:10:00Z"/>
                    <w:rFonts w:ascii="Courier New" w:hAnsi="Courier New" w:cs="Courier New"/>
                  </w:rPr>
                </w:rPrChange>
              </w:rPr>
            </w:pPr>
            <w:ins w:id="673" w:author="Matt Lyon" w:date="2020-11-03T15:10:00Z">
              <w:r w:rsidRPr="00260A60">
                <w:rPr>
                  <w:rFonts w:ascii="Times New Roman" w:hAnsi="Times New Roman" w:cs="Times New Roman"/>
                  <w:rPrChange w:id="674" w:author="Matt Lyon" w:date="2020-11-03T15:10:00Z">
                    <w:rPr>
                      <w:rFonts w:ascii="Courier New" w:hAnsi="Courier New" w:cs="Courier New"/>
                    </w:rPr>
                  </w:rPrChange>
                </w:rPr>
                <w:t>0</w:t>
              </w:r>
            </w:ins>
          </w:p>
        </w:tc>
        <w:tc>
          <w:tcPr>
            <w:tcW w:w="1387" w:type="dxa"/>
            <w:tcPrChange w:id="675" w:author="Matt Lyon" w:date="2020-11-03T15:11:00Z">
              <w:tcPr>
                <w:tcW w:w="1575" w:type="dxa"/>
              </w:tcPr>
            </w:tcPrChange>
          </w:tcPr>
          <w:p w14:paraId="5C59F674" w14:textId="77777777" w:rsidR="00260A60" w:rsidRPr="00260A60" w:rsidRDefault="00260A60" w:rsidP="007F7C24">
            <w:pPr>
              <w:pStyle w:val="PlainText"/>
              <w:rPr>
                <w:ins w:id="676" w:author="Matt Lyon" w:date="2020-11-03T15:10:00Z"/>
                <w:rFonts w:ascii="Times New Roman" w:hAnsi="Times New Roman" w:cs="Times New Roman"/>
                <w:rPrChange w:id="677" w:author="Matt Lyon" w:date="2020-11-03T15:10:00Z">
                  <w:rPr>
                    <w:ins w:id="678" w:author="Matt Lyon" w:date="2020-11-03T15:10:00Z"/>
                    <w:rFonts w:ascii="Courier New" w:hAnsi="Courier New" w:cs="Courier New"/>
                  </w:rPr>
                </w:rPrChange>
              </w:rPr>
            </w:pPr>
          </w:p>
        </w:tc>
        <w:tc>
          <w:tcPr>
            <w:tcW w:w="1056" w:type="dxa"/>
            <w:tcPrChange w:id="679" w:author="Matt Lyon" w:date="2020-11-03T15:11:00Z">
              <w:tcPr>
                <w:tcW w:w="1575" w:type="dxa"/>
              </w:tcPr>
            </w:tcPrChange>
          </w:tcPr>
          <w:p w14:paraId="0250AF57" w14:textId="77777777" w:rsidR="00260A60" w:rsidRPr="00260A60" w:rsidRDefault="00260A60" w:rsidP="007F7C24">
            <w:pPr>
              <w:pStyle w:val="PlainText"/>
              <w:rPr>
                <w:ins w:id="680" w:author="Matt Lyon" w:date="2020-11-03T15:10:00Z"/>
                <w:rFonts w:ascii="Times New Roman" w:hAnsi="Times New Roman" w:cs="Times New Roman"/>
                <w:rPrChange w:id="681" w:author="Matt Lyon" w:date="2020-11-03T15:10:00Z">
                  <w:rPr>
                    <w:ins w:id="682" w:author="Matt Lyon" w:date="2020-11-03T15:10:00Z"/>
                    <w:rFonts w:ascii="Courier New" w:hAnsi="Courier New" w:cs="Courier New"/>
                  </w:rPr>
                </w:rPrChange>
              </w:rPr>
            </w:pPr>
          </w:p>
        </w:tc>
        <w:tc>
          <w:tcPr>
            <w:tcW w:w="1716" w:type="dxa"/>
            <w:tcPrChange w:id="683" w:author="Matt Lyon" w:date="2020-11-03T15:11:00Z">
              <w:tcPr>
                <w:tcW w:w="1575" w:type="dxa"/>
              </w:tcPr>
            </w:tcPrChange>
          </w:tcPr>
          <w:p w14:paraId="6C633EFF" w14:textId="77777777" w:rsidR="00260A60" w:rsidRPr="00260A60" w:rsidRDefault="00260A60" w:rsidP="007F7C24">
            <w:pPr>
              <w:pStyle w:val="PlainText"/>
              <w:rPr>
                <w:ins w:id="684" w:author="Matt Lyon" w:date="2020-11-03T15:10:00Z"/>
                <w:rFonts w:ascii="Times New Roman" w:hAnsi="Times New Roman" w:cs="Times New Roman"/>
                <w:rPrChange w:id="685" w:author="Matt Lyon" w:date="2020-11-03T15:10:00Z">
                  <w:rPr>
                    <w:ins w:id="686" w:author="Matt Lyon" w:date="2020-11-03T15:10:00Z"/>
                    <w:rFonts w:ascii="Courier New" w:hAnsi="Courier New" w:cs="Courier New"/>
                  </w:rPr>
                </w:rPrChange>
              </w:rPr>
            </w:pPr>
            <w:ins w:id="687" w:author="Matt Lyon" w:date="2020-11-03T15:10:00Z">
              <w:r w:rsidRPr="00260A60">
                <w:rPr>
                  <w:rFonts w:ascii="Times New Roman" w:hAnsi="Times New Roman" w:cs="Times New Roman"/>
                  <w:rPrChange w:id="688" w:author="Matt Lyon" w:date="2020-11-03T15:10:00Z">
                    <w:rPr>
                      <w:rFonts w:ascii="Courier New" w:hAnsi="Courier New" w:cs="Courier New"/>
                    </w:rPr>
                  </w:rPrChange>
                </w:rPr>
                <w:t>0.03</w:t>
              </w:r>
            </w:ins>
          </w:p>
        </w:tc>
        <w:tc>
          <w:tcPr>
            <w:tcW w:w="1434" w:type="dxa"/>
            <w:tcPrChange w:id="689" w:author="Matt Lyon" w:date="2020-11-03T15:11:00Z">
              <w:tcPr>
                <w:tcW w:w="1575" w:type="dxa"/>
              </w:tcPr>
            </w:tcPrChange>
          </w:tcPr>
          <w:p w14:paraId="3674A4CA" w14:textId="77777777" w:rsidR="00260A60" w:rsidRPr="00260A60" w:rsidRDefault="00260A60" w:rsidP="007F7C24">
            <w:pPr>
              <w:pStyle w:val="PlainText"/>
              <w:rPr>
                <w:ins w:id="690" w:author="Matt Lyon" w:date="2020-11-03T15:10:00Z"/>
                <w:rFonts w:ascii="Times New Roman" w:hAnsi="Times New Roman" w:cs="Times New Roman"/>
                <w:rPrChange w:id="691" w:author="Matt Lyon" w:date="2020-11-03T15:10:00Z">
                  <w:rPr>
                    <w:ins w:id="692" w:author="Matt Lyon" w:date="2020-11-03T15:10:00Z"/>
                    <w:rFonts w:ascii="Courier New" w:hAnsi="Courier New" w:cs="Courier New"/>
                  </w:rPr>
                </w:rPrChange>
              </w:rPr>
            </w:pPr>
          </w:p>
        </w:tc>
        <w:tc>
          <w:tcPr>
            <w:tcW w:w="1061" w:type="dxa"/>
            <w:tcPrChange w:id="693" w:author="Matt Lyon" w:date="2020-11-03T15:11:00Z">
              <w:tcPr>
                <w:tcW w:w="1575" w:type="dxa"/>
              </w:tcPr>
            </w:tcPrChange>
          </w:tcPr>
          <w:p w14:paraId="33E2B65F" w14:textId="77777777" w:rsidR="00260A60" w:rsidRPr="00260A60" w:rsidRDefault="00260A60" w:rsidP="007F7C24">
            <w:pPr>
              <w:pStyle w:val="PlainText"/>
              <w:rPr>
                <w:ins w:id="694" w:author="Matt Lyon" w:date="2020-11-03T15:10:00Z"/>
                <w:rFonts w:ascii="Times New Roman" w:hAnsi="Times New Roman" w:cs="Times New Roman"/>
                <w:rPrChange w:id="695" w:author="Matt Lyon" w:date="2020-11-03T15:10:00Z">
                  <w:rPr>
                    <w:ins w:id="696" w:author="Matt Lyon" w:date="2020-11-03T15:10:00Z"/>
                    <w:rFonts w:ascii="Courier New" w:hAnsi="Courier New" w:cs="Courier New"/>
                  </w:rPr>
                </w:rPrChange>
              </w:rPr>
            </w:pPr>
          </w:p>
        </w:tc>
      </w:tr>
      <w:tr w:rsidR="00260A60" w:rsidRPr="00260A60" w14:paraId="37543CEA" w14:textId="77777777" w:rsidTr="00260A60">
        <w:trPr>
          <w:ins w:id="697" w:author="Matt Lyon" w:date="2020-11-03T15:10:00Z"/>
        </w:trPr>
        <w:tc>
          <w:tcPr>
            <w:tcW w:w="1574" w:type="dxa"/>
            <w:tcPrChange w:id="698" w:author="Matt Lyon" w:date="2020-11-03T15:11:00Z">
              <w:tcPr>
                <w:tcW w:w="1574" w:type="dxa"/>
              </w:tcPr>
            </w:tcPrChange>
          </w:tcPr>
          <w:p w14:paraId="5D38B909" w14:textId="77777777" w:rsidR="00260A60" w:rsidRPr="00260A60" w:rsidRDefault="00260A60" w:rsidP="007F7C24">
            <w:pPr>
              <w:pStyle w:val="PlainText"/>
              <w:rPr>
                <w:ins w:id="699" w:author="Matt Lyon" w:date="2020-11-03T15:10:00Z"/>
                <w:rFonts w:ascii="Times New Roman" w:hAnsi="Times New Roman" w:cs="Times New Roman"/>
                <w:rPrChange w:id="700" w:author="Matt Lyon" w:date="2020-11-03T15:10:00Z">
                  <w:rPr>
                    <w:ins w:id="701" w:author="Matt Lyon" w:date="2020-11-03T15:10:00Z"/>
                    <w:rFonts w:ascii="Courier New" w:hAnsi="Courier New" w:cs="Courier New"/>
                  </w:rPr>
                </w:rPrChange>
              </w:rPr>
            </w:pPr>
            <w:ins w:id="702" w:author="Matt Lyon" w:date="2020-11-03T15:10:00Z">
              <w:r w:rsidRPr="00260A60">
                <w:rPr>
                  <w:rFonts w:ascii="Times New Roman" w:hAnsi="Times New Roman" w:cs="Times New Roman"/>
                  <w:rPrChange w:id="703" w:author="Matt Lyon" w:date="2020-11-03T15:10:00Z">
                    <w:rPr>
                      <w:rFonts w:ascii="Courier New" w:hAnsi="Courier New" w:cs="Courier New"/>
                    </w:rPr>
                  </w:rPrChange>
                </w:rPr>
                <w:t>ML Model (</w:t>
              </w:r>
              <w:proofErr w:type="spellStart"/>
              <w:r w:rsidRPr="00260A60">
                <w:rPr>
                  <w:rFonts w:ascii="Times New Roman" w:hAnsi="Times New Roman" w:cs="Times New Roman"/>
                  <w:rPrChange w:id="704" w:author="Matt Lyon" w:date="2020-11-03T15:10:00Z">
                    <w:rPr>
                      <w:rFonts w:ascii="Courier New" w:hAnsi="Courier New" w:cs="Courier New"/>
                    </w:rPr>
                  </w:rPrChange>
                </w:rPr>
                <w:t>Adanet</w:t>
              </w:r>
              <w:proofErr w:type="spellEnd"/>
              <w:r w:rsidRPr="00260A60">
                <w:rPr>
                  <w:rFonts w:ascii="Times New Roman" w:hAnsi="Times New Roman" w:cs="Times New Roman"/>
                  <w:rPrChange w:id="705" w:author="Matt Lyon" w:date="2020-11-03T15:10:00Z">
                    <w:rPr>
                      <w:rFonts w:ascii="Courier New" w:hAnsi="Courier New" w:cs="Courier New"/>
                    </w:rPr>
                  </w:rPrChange>
                </w:rPr>
                <w:t>)</w:t>
              </w:r>
            </w:ins>
          </w:p>
        </w:tc>
        <w:tc>
          <w:tcPr>
            <w:tcW w:w="1795" w:type="dxa"/>
            <w:tcPrChange w:id="706" w:author="Matt Lyon" w:date="2020-11-03T15:11:00Z">
              <w:tcPr>
                <w:tcW w:w="1575" w:type="dxa"/>
              </w:tcPr>
            </w:tcPrChange>
          </w:tcPr>
          <w:p w14:paraId="641F6C3A" w14:textId="77777777" w:rsidR="00260A60" w:rsidRPr="00260A60" w:rsidRDefault="00260A60" w:rsidP="007F7C24">
            <w:pPr>
              <w:pStyle w:val="PlainText"/>
              <w:rPr>
                <w:ins w:id="707" w:author="Matt Lyon" w:date="2020-11-03T15:10:00Z"/>
                <w:rFonts w:ascii="Times New Roman" w:hAnsi="Times New Roman" w:cs="Times New Roman"/>
                <w:rPrChange w:id="708" w:author="Matt Lyon" w:date="2020-11-03T15:10:00Z">
                  <w:rPr>
                    <w:ins w:id="709" w:author="Matt Lyon" w:date="2020-11-03T15:10:00Z"/>
                    <w:rFonts w:ascii="Courier New" w:hAnsi="Courier New" w:cs="Courier New"/>
                  </w:rPr>
                </w:rPrChange>
              </w:rPr>
            </w:pPr>
            <w:ins w:id="710" w:author="Matt Lyon" w:date="2020-11-03T15:10:00Z">
              <w:r w:rsidRPr="00260A60">
                <w:rPr>
                  <w:rFonts w:ascii="Times New Roman" w:hAnsi="Times New Roman" w:cs="Times New Roman"/>
                  <w:rPrChange w:id="711" w:author="Matt Lyon" w:date="2020-11-03T15:10:00Z">
                    <w:rPr>
                      <w:rFonts w:ascii="Courier New" w:hAnsi="Courier New" w:cs="Courier New"/>
                    </w:rPr>
                  </w:rPrChange>
                </w:rPr>
                <w:t>0.69 (0.63-0.76)</w:t>
              </w:r>
            </w:ins>
          </w:p>
        </w:tc>
        <w:tc>
          <w:tcPr>
            <w:tcW w:w="1355" w:type="dxa"/>
            <w:tcPrChange w:id="712" w:author="Matt Lyon" w:date="2020-11-03T15:11:00Z">
              <w:tcPr>
                <w:tcW w:w="1575" w:type="dxa"/>
              </w:tcPr>
            </w:tcPrChange>
          </w:tcPr>
          <w:p w14:paraId="2487E4BC" w14:textId="77777777" w:rsidR="00260A60" w:rsidRPr="00260A60" w:rsidRDefault="00260A60" w:rsidP="007F7C24">
            <w:pPr>
              <w:pStyle w:val="PlainText"/>
              <w:rPr>
                <w:ins w:id="713" w:author="Matt Lyon" w:date="2020-11-03T15:10:00Z"/>
                <w:rFonts w:ascii="Times New Roman" w:hAnsi="Times New Roman" w:cs="Times New Roman"/>
                <w:rPrChange w:id="714" w:author="Matt Lyon" w:date="2020-11-03T15:10:00Z">
                  <w:rPr>
                    <w:ins w:id="715" w:author="Matt Lyon" w:date="2020-11-03T15:10:00Z"/>
                    <w:rFonts w:ascii="Courier New" w:hAnsi="Courier New" w:cs="Courier New"/>
                  </w:rPr>
                </w:rPrChange>
              </w:rPr>
            </w:pPr>
            <w:ins w:id="716" w:author="Matt Lyon" w:date="2020-11-03T15:10:00Z">
              <w:r w:rsidRPr="00260A60">
                <w:rPr>
                  <w:rFonts w:ascii="Times New Roman" w:hAnsi="Times New Roman" w:cs="Times New Roman"/>
                  <w:rPrChange w:id="717" w:author="Matt Lyon" w:date="2020-11-03T15:10:00Z">
                    <w:rPr>
                      <w:rFonts w:ascii="Courier New" w:hAnsi="Courier New" w:cs="Courier New"/>
                    </w:rPr>
                  </w:rPrChange>
                </w:rPr>
                <w:t>21 (30.9%)</w:t>
              </w:r>
            </w:ins>
          </w:p>
        </w:tc>
        <w:tc>
          <w:tcPr>
            <w:tcW w:w="1763" w:type="dxa"/>
            <w:tcPrChange w:id="718" w:author="Matt Lyon" w:date="2020-11-03T15:11:00Z">
              <w:tcPr>
                <w:tcW w:w="1575" w:type="dxa"/>
              </w:tcPr>
            </w:tcPrChange>
          </w:tcPr>
          <w:p w14:paraId="0C5EB6D9" w14:textId="77777777" w:rsidR="00260A60" w:rsidRPr="00260A60" w:rsidRDefault="00260A60" w:rsidP="007F7C24">
            <w:pPr>
              <w:pStyle w:val="PlainText"/>
              <w:rPr>
                <w:ins w:id="719" w:author="Matt Lyon" w:date="2020-11-03T15:10:00Z"/>
                <w:rFonts w:ascii="Times New Roman" w:hAnsi="Times New Roman" w:cs="Times New Roman"/>
                <w:rPrChange w:id="720" w:author="Matt Lyon" w:date="2020-11-03T15:10:00Z">
                  <w:rPr>
                    <w:ins w:id="721" w:author="Matt Lyon" w:date="2020-11-03T15:10:00Z"/>
                    <w:rFonts w:ascii="Courier New" w:hAnsi="Courier New" w:cs="Courier New"/>
                  </w:rPr>
                </w:rPrChange>
              </w:rPr>
            </w:pPr>
            <w:ins w:id="722" w:author="Matt Lyon" w:date="2020-11-03T15:10:00Z">
              <w:r w:rsidRPr="00260A60">
                <w:rPr>
                  <w:rFonts w:ascii="Times New Roman" w:hAnsi="Times New Roman" w:cs="Times New Roman"/>
                  <w:rPrChange w:id="723" w:author="Matt Lyon" w:date="2020-11-03T15:10:00Z">
                    <w:rPr>
                      <w:rFonts w:ascii="Courier New" w:hAnsi="Courier New" w:cs="Courier New"/>
                    </w:rPr>
                  </w:rPrChange>
                </w:rPr>
                <w:t>0.71 (0.64-0.79)</w:t>
              </w:r>
            </w:ins>
          </w:p>
        </w:tc>
        <w:tc>
          <w:tcPr>
            <w:tcW w:w="1387" w:type="dxa"/>
            <w:tcPrChange w:id="724" w:author="Matt Lyon" w:date="2020-11-03T15:11:00Z">
              <w:tcPr>
                <w:tcW w:w="1575" w:type="dxa"/>
              </w:tcPr>
            </w:tcPrChange>
          </w:tcPr>
          <w:p w14:paraId="28995F4D" w14:textId="77777777" w:rsidR="00260A60" w:rsidRPr="00260A60" w:rsidRDefault="00260A60" w:rsidP="007F7C24">
            <w:pPr>
              <w:pStyle w:val="PlainText"/>
              <w:rPr>
                <w:ins w:id="725" w:author="Matt Lyon" w:date="2020-11-03T15:10:00Z"/>
                <w:rFonts w:ascii="Times New Roman" w:hAnsi="Times New Roman" w:cs="Times New Roman"/>
                <w:rPrChange w:id="726" w:author="Matt Lyon" w:date="2020-11-03T15:10:00Z">
                  <w:rPr>
                    <w:ins w:id="727" w:author="Matt Lyon" w:date="2020-11-03T15:10:00Z"/>
                    <w:rFonts w:ascii="Courier New" w:hAnsi="Courier New" w:cs="Courier New"/>
                  </w:rPr>
                </w:rPrChange>
              </w:rPr>
            </w:pPr>
            <w:ins w:id="728" w:author="Matt Lyon" w:date="2020-11-03T15:10:00Z">
              <w:r w:rsidRPr="00260A60">
                <w:rPr>
                  <w:rFonts w:ascii="Times New Roman" w:hAnsi="Times New Roman" w:cs="Times New Roman"/>
                  <w:rPrChange w:id="729" w:author="Matt Lyon" w:date="2020-11-03T15:10:00Z">
                    <w:rPr>
                      <w:rFonts w:ascii="Courier New" w:hAnsi="Courier New" w:cs="Courier New"/>
                    </w:rPr>
                  </w:rPrChange>
                </w:rPr>
                <w:t>22 (41.5%)</w:t>
              </w:r>
            </w:ins>
          </w:p>
        </w:tc>
        <w:tc>
          <w:tcPr>
            <w:tcW w:w="1056" w:type="dxa"/>
            <w:tcPrChange w:id="730" w:author="Matt Lyon" w:date="2020-11-03T15:11:00Z">
              <w:tcPr>
                <w:tcW w:w="1575" w:type="dxa"/>
              </w:tcPr>
            </w:tcPrChange>
          </w:tcPr>
          <w:p w14:paraId="1EE9D6DB" w14:textId="77777777" w:rsidR="00260A60" w:rsidRPr="00260A60" w:rsidRDefault="00260A60" w:rsidP="007F7C24">
            <w:pPr>
              <w:pStyle w:val="PlainText"/>
              <w:rPr>
                <w:ins w:id="731" w:author="Matt Lyon" w:date="2020-11-03T15:10:00Z"/>
                <w:rFonts w:ascii="Times New Roman" w:hAnsi="Times New Roman" w:cs="Times New Roman"/>
                <w:rPrChange w:id="732" w:author="Matt Lyon" w:date="2020-11-03T15:10:00Z">
                  <w:rPr>
                    <w:ins w:id="733" w:author="Matt Lyon" w:date="2020-11-03T15:10:00Z"/>
                    <w:rFonts w:ascii="Courier New" w:hAnsi="Courier New" w:cs="Courier New"/>
                  </w:rPr>
                </w:rPrChange>
              </w:rPr>
            </w:pPr>
            <w:ins w:id="734" w:author="Matt Lyon" w:date="2020-11-03T15:10:00Z">
              <w:r w:rsidRPr="00260A60">
                <w:rPr>
                  <w:rFonts w:ascii="Times New Roman" w:hAnsi="Times New Roman" w:cs="Times New Roman"/>
                  <w:rPrChange w:id="735" w:author="Matt Lyon" w:date="2020-11-03T15:10:00Z">
                    <w:rPr>
                      <w:rFonts w:ascii="Courier New" w:hAnsi="Courier New" w:cs="Courier New"/>
                    </w:rPr>
                  </w:rPrChange>
                </w:rPr>
                <w:t>0.18</w:t>
              </w:r>
            </w:ins>
          </w:p>
        </w:tc>
        <w:tc>
          <w:tcPr>
            <w:tcW w:w="1716" w:type="dxa"/>
            <w:tcPrChange w:id="736" w:author="Matt Lyon" w:date="2020-11-03T15:11:00Z">
              <w:tcPr>
                <w:tcW w:w="1575" w:type="dxa"/>
              </w:tcPr>
            </w:tcPrChange>
          </w:tcPr>
          <w:p w14:paraId="0BE446C9" w14:textId="77777777" w:rsidR="00260A60" w:rsidRPr="00260A60" w:rsidRDefault="00260A60" w:rsidP="007F7C24">
            <w:pPr>
              <w:pStyle w:val="PlainText"/>
              <w:rPr>
                <w:ins w:id="737" w:author="Matt Lyon" w:date="2020-11-03T15:10:00Z"/>
                <w:rFonts w:ascii="Times New Roman" w:hAnsi="Times New Roman" w:cs="Times New Roman"/>
                <w:rPrChange w:id="738" w:author="Matt Lyon" w:date="2020-11-03T15:10:00Z">
                  <w:rPr>
                    <w:ins w:id="739" w:author="Matt Lyon" w:date="2020-11-03T15:10:00Z"/>
                    <w:rFonts w:ascii="Courier New" w:hAnsi="Courier New" w:cs="Courier New"/>
                  </w:rPr>
                </w:rPrChange>
              </w:rPr>
            </w:pPr>
            <w:ins w:id="740" w:author="Matt Lyon" w:date="2020-11-03T15:10:00Z">
              <w:r w:rsidRPr="00260A60">
                <w:rPr>
                  <w:rFonts w:ascii="Times New Roman" w:hAnsi="Times New Roman" w:cs="Times New Roman"/>
                  <w:rPrChange w:id="741" w:author="Matt Lyon" w:date="2020-11-03T15:10:00Z">
                    <w:rPr>
                      <w:rFonts w:ascii="Courier New" w:hAnsi="Courier New" w:cs="Courier New"/>
                    </w:rPr>
                  </w:rPrChange>
                </w:rPr>
                <w:t>0.69 (0.61-0.77)</w:t>
              </w:r>
            </w:ins>
          </w:p>
        </w:tc>
        <w:tc>
          <w:tcPr>
            <w:tcW w:w="1434" w:type="dxa"/>
            <w:tcPrChange w:id="742" w:author="Matt Lyon" w:date="2020-11-03T15:11:00Z">
              <w:tcPr>
                <w:tcW w:w="1575" w:type="dxa"/>
              </w:tcPr>
            </w:tcPrChange>
          </w:tcPr>
          <w:p w14:paraId="4F7C3B79" w14:textId="77777777" w:rsidR="00260A60" w:rsidRPr="00260A60" w:rsidRDefault="00260A60" w:rsidP="007F7C24">
            <w:pPr>
              <w:pStyle w:val="PlainText"/>
              <w:rPr>
                <w:ins w:id="743" w:author="Matt Lyon" w:date="2020-11-03T15:10:00Z"/>
                <w:rFonts w:ascii="Times New Roman" w:hAnsi="Times New Roman" w:cs="Times New Roman"/>
                <w:rPrChange w:id="744" w:author="Matt Lyon" w:date="2020-11-03T15:10:00Z">
                  <w:rPr>
                    <w:ins w:id="745" w:author="Matt Lyon" w:date="2020-11-03T15:10:00Z"/>
                    <w:rFonts w:ascii="Courier New" w:hAnsi="Courier New" w:cs="Courier New"/>
                  </w:rPr>
                </w:rPrChange>
              </w:rPr>
            </w:pPr>
            <w:ins w:id="746" w:author="Matt Lyon" w:date="2020-11-03T15:10:00Z">
              <w:r w:rsidRPr="00260A60">
                <w:rPr>
                  <w:rFonts w:ascii="Times New Roman" w:hAnsi="Times New Roman" w:cs="Times New Roman"/>
                  <w:rPrChange w:id="747" w:author="Matt Lyon" w:date="2020-11-03T15:10:00Z">
                    <w:rPr>
                      <w:rFonts w:ascii="Courier New" w:hAnsi="Courier New" w:cs="Courier New"/>
                    </w:rPr>
                  </w:rPrChange>
                </w:rPr>
                <w:t>17 (30.9%)</w:t>
              </w:r>
            </w:ins>
          </w:p>
        </w:tc>
        <w:tc>
          <w:tcPr>
            <w:tcW w:w="1061" w:type="dxa"/>
            <w:tcPrChange w:id="748" w:author="Matt Lyon" w:date="2020-11-03T15:11:00Z">
              <w:tcPr>
                <w:tcW w:w="1575" w:type="dxa"/>
              </w:tcPr>
            </w:tcPrChange>
          </w:tcPr>
          <w:p w14:paraId="6C028279" w14:textId="77777777" w:rsidR="00260A60" w:rsidRPr="00260A60" w:rsidRDefault="00260A60" w:rsidP="007F7C24">
            <w:pPr>
              <w:pStyle w:val="PlainText"/>
              <w:rPr>
                <w:ins w:id="749" w:author="Matt Lyon" w:date="2020-11-03T15:10:00Z"/>
                <w:rFonts w:ascii="Times New Roman" w:hAnsi="Times New Roman" w:cs="Times New Roman"/>
                <w:rPrChange w:id="750" w:author="Matt Lyon" w:date="2020-11-03T15:10:00Z">
                  <w:rPr>
                    <w:ins w:id="751" w:author="Matt Lyon" w:date="2020-11-03T15:10:00Z"/>
                    <w:rFonts w:ascii="Courier New" w:hAnsi="Courier New" w:cs="Courier New"/>
                  </w:rPr>
                </w:rPrChange>
              </w:rPr>
            </w:pPr>
            <w:ins w:id="752" w:author="Matt Lyon" w:date="2020-11-03T15:10:00Z">
              <w:r w:rsidRPr="00260A60">
                <w:rPr>
                  <w:rFonts w:ascii="Times New Roman" w:hAnsi="Times New Roman" w:cs="Times New Roman"/>
                  <w:rPrChange w:id="753" w:author="Matt Lyon" w:date="2020-11-03T15:10:00Z">
                    <w:rPr>
                      <w:rFonts w:ascii="Courier New" w:hAnsi="Courier New" w:cs="Courier New"/>
                    </w:rPr>
                  </w:rPrChange>
                </w:rPr>
                <w:t>0.91</w:t>
              </w:r>
            </w:ins>
          </w:p>
        </w:tc>
      </w:tr>
      <w:tr w:rsidR="00260A60" w:rsidRPr="00260A60" w14:paraId="11386033" w14:textId="77777777" w:rsidTr="00260A60">
        <w:trPr>
          <w:ins w:id="754" w:author="Matt Lyon" w:date="2020-11-03T15:10:00Z"/>
        </w:trPr>
        <w:tc>
          <w:tcPr>
            <w:tcW w:w="1574" w:type="dxa"/>
            <w:tcPrChange w:id="755" w:author="Matt Lyon" w:date="2020-11-03T15:11:00Z">
              <w:tcPr>
                <w:tcW w:w="1574" w:type="dxa"/>
              </w:tcPr>
            </w:tcPrChange>
          </w:tcPr>
          <w:p w14:paraId="35B1B8A5" w14:textId="77777777" w:rsidR="00260A60" w:rsidRPr="00260A60" w:rsidRDefault="00260A60" w:rsidP="007F7C24">
            <w:pPr>
              <w:pStyle w:val="PlainText"/>
              <w:rPr>
                <w:ins w:id="756" w:author="Matt Lyon" w:date="2020-11-03T15:10:00Z"/>
                <w:rFonts w:ascii="Times New Roman" w:hAnsi="Times New Roman" w:cs="Times New Roman"/>
                <w:rPrChange w:id="757" w:author="Matt Lyon" w:date="2020-11-03T15:10:00Z">
                  <w:rPr>
                    <w:ins w:id="758" w:author="Matt Lyon" w:date="2020-11-03T15:10:00Z"/>
                    <w:rFonts w:ascii="Courier New" w:hAnsi="Courier New" w:cs="Courier New"/>
                  </w:rPr>
                </w:rPrChange>
              </w:rPr>
            </w:pPr>
            <w:ins w:id="759" w:author="Matt Lyon" w:date="2020-11-03T15:10:00Z">
              <w:r w:rsidRPr="00260A60">
                <w:rPr>
                  <w:rFonts w:ascii="Times New Roman" w:hAnsi="Times New Roman" w:cs="Times New Roman"/>
                  <w:rPrChange w:id="760" w:author="Matt Lyon" w:date="2020-11-03T15:10:00Z">
                    <w:rPr>
                      <w:rFonts w:ascii="Courier New" w:hAnsi="Courier New" w:cs="Courier New"/>
                    </w:rPr>
                  </w:rPrChange>
                </w:rPr>
                <w:t>p-value**</w:t>
              </w:r>
            </w:ins>
          </w:p>
        </w:tc>
        <w:tc>
          <w:tcPr>
            <w:tcW w:w="1795" w:type="dxa"/>
            <w:tcPrChange w:id="761" w:author="Matt Lyon" w:date="2020-11-03T15:11:00Z">
              <w:tcPr>
                <w:tcW w:w="1575" w:type="dxa"/>
              </w:tcPr>
            </w:tcPrChange>
          </w:tcPr>
          <w:p w14:paraId="7E057166" w14:textId="77777777" w:rsidR="00260A60" w:rsidRPr="00260A60" w:rsidRDefault="00260A60" w:rsidP="007F7C24">
            <w:pPr>
              <w:pStyle w:val="PlainText"/>
              <w:rPr>
                <w:ins w:id="762" w:author="Matt Lyon" w:date="2020-11-03T15:10:00Z"/>
                <w:rFonts w:ascii="Times New Roman" w:hAnsi="Times New Roman" w:cs="Times New Roman"/>
                <w:rPrChange w:id="763" w:author="Matt Lyon" w:date="2020-11-03T15:10:00Z">
                  <w:rPr>
                    <w:ins w:id="764" w:author="Matt Lyon" w:date="2020-11-03T15:10:00Z"/>
                    <w:rFonts w:ascii="Courier New" w:hAnsi="Courier New" w:cs="Courier New"/>
                  </w:rPr>
                </w:rPrChange>
              </w:rPr>
            </w:pPr>
            <w:ins w:id="765" w:author="Matt Lyon" w:date="2020-11-03T15:10:00Z">
              <w:r w:rsidRPr="00260A60">
                <w:rPr>
                  <w:rFonts w:ascii="Times New Roman" w:hAnsi="Times New Roman" w:cs="Times New Roman"/>
                  <w:rPrChange w:id="766" w:author="Matt Lyon" w:date="2020-11-03T15:10:00Z">
                    <w:rPr>
                      <w:rFonts w:ascii="Courier New" w:hAnsi="Courier New" w:cs="Courier New"/>
                    </w:rPr>
                  </w:rPrChange>
                </w:rPr>
                <w:t>0.63</w:t>
              </w:r>
            </w:ins>
          </w:p>
        </w:tc>
        <w:tc>
          <w:tcPr>
            <w:tcW w:w="1355" w:type="dxa"/>
            <w:tcPrChange w:id="767" w:author="Matt Lyon" w:date="2020-11-03T15:11:00Z">
              <w:tcPr>
                <w:tcW w:w="1575" w:type="dxa"/>
              </w:tcPr>
            </w:tcPrChange>
          </w:tcPr>
          <w:p w14:paraId="31DC3FA1" w14:textId="77777777" w:rsidR="00260A60" w:rsidRPr="00260A60" w:rsidRDefault="00260A60" w:rsidP="007F7C24">
            <w:pPr>
              <w:pStyle w:val="PlainText"/>
              <w:rPr>
                <w:ins w:id="768" w:author="Matt Lyon" w:date="2020-11-03T15:10:00Z"/>
                <w:rFonts w:ascii="Times New Roman" w:hAnsi="Times New Roman" w:cs="Times New Roman"/>
                <w:rPrChange w:id="769" w:author="Matt Lyon" w:date="2020-11-03T15:10:00Z">
                  <w:rPr>
                    <w:ins w:id="770" w:author="Matt Lyon" w:date="2020-11-03T15:10:00Z"/>
                    <w:rFonts w:ascii="Courier New" w:hAnsi="Courier New" w:cs="Courier New"/>
                  </w:rPr>
                </w:rPrChange>
              </w:rPr>
            </w:pPr>
          </w:p>
        </w:tc>
        <w:tc>
          <w:tcPr>
            <w:tcW w:w="1763" w:type="dxa"/>
            <w:tcPrChange w:id="771" w:author="Matt Lyon" w:date="2020-11-03T15:11:00Z">
              <w:tcPr>
                <w:tcW w:w="1575" w:type="dxa"/>
              </w:tcPr>
            </w:tcPrChange>
          </w:tcPr>
          <w:p w14:paraId="6981DAC7" w14:textId="77777777" w:rsidR="00260A60" w:rsidRPr="00260A60" w:rsidRDefault="00260A60" w:rsidP="007F7C24">
            <w:pPr>
              <w:pStyle w:val="PlainText"/>
              <w:rPr>
                <w:ins w:id="772" w:author="Matt Lyon" w:date="2020-11-03T15:10:00Z"/>
                <w:rFonts w:ascii="Times New Roman" w:hAnsi="Times New Roman" w:cs="Times New Roman"/>
                <w:rPrChange w:id="773" w:author="Matt Lyon" w:date="2020-11-03T15:10:00Z">
                  <w:rPr>
                    <w:ins w:id="774" w:author="Matt Lyon" w:date="2020-11-03T15:10:00Z"/>
                    <w:rFonts w:ascii="Courier New" w:hAnsi="Courier New" w:cs="Courier New"/>
                  </w:rPr>
                </w:rPrChange>
              </w:rPr>
            </w:pPr>
            <w:ins w:id="775" w:author="Matt Lyon" w:date="2020-11-03T15:10:00Z">
              <w:r w:rsidRPr="00260A60">
                <w:rPr>
                  <w:rFonts w:ascii="Times New Roman" w:hAnsi="Times New Roman" w:cs="Times New Roman"/>
                  <w:rPrChange w:id="776" w:author="Matt Lyon" w:date="2020-11-03T15:10:00Z">
                    <w:rPr>
                      <w:rFonts w:ascii="Courier New" w:hAnsi="Courier New" w:cs="Courier New"/>
                    </w:rPr>
                  </w:rPrChange>
                </w:rPr>
                <w:t>0.83</w:t>
              </w:r>
            </w:ins>
          </w:p>
        </w:tc>
        <w:tc>
          <w:tcPr>
            <w:tcW w:w="1387" w:type="dxa"/>
            <w:tcPrChange w:id="777" w:author="Matt Lyon" w:date="2020-11-03T15:11:00Z">
              <w:tcPr>
                <w:tcW w:w="1575" w:type="dxa"/>
              </w:tcPr>
            </w:tcPrChange>
          </w:tcPr>
          <w:p w14:paraId="35B2F596" w14:textId="77777777" w:rsidR="00260A60" w:rsidRPr="00260A60" w:rsidRDefault="00260A60" w:rsidP="007F7C24">
            <w:pPr>
              <w:pStyle w:val="PlainText"/>
              <w:rPr>
                <w:ins w:id="778" w:author="Matt Lyon" w:date="2020-11-03T15:10:00Z"/>
                <w:rFonts w:ascii="Times New Roman" w:hAnsi="Times New Roman" w:cs="Times New Roman"/>
                <w:rPrChange w:id="779" w:author="Matt Lyon" w:date="2020-11-03T15:10:00Z">
                  <w:rPr>
                    <w:ins w:id="780" w:author="Matt Lyon" w:date="2020-11-03T15:10:00Z"/>
                    <w:rFonts w:ascii="Courier New" w:hAnsi="Courier New" w:cs="Courier New"/>
                  </w:rPr>
                </w:rPrChange>
              </w:rPr>
            </w:pPr>
          </w:p>
        </w:tc>
        <w:tc>
          <w:tcPr>
            <w:tcW w:w="1056" w:type="dxa"/>
            <w:tcPrChange w:id="781" w:author="Matt Lyon" w:date="2020-11-03T15:11:00Z">
              <w:tcPr>
                <w:tcW w:w="1575" w:type="dxa"/>
              </w:tcPr>
            </w:tcPrChange>
          </w:tcPr>
          <w:p w14:paraId="2D84478C" w14:textId="77777777" w:rsidR="00260A60" w:rsidRPr="00260A60" w:rsidRDefault="00260A60" w:rsidP="007F7C24">
            <w:pPr>
              <w:pStyle w:val="PlainText"/>
              <w:rPr>
                <w:ins w:id="782" w:author="Matt Lyon" w:date="2020-11-03T15:10:00Z"/>
                <w:rFonts w:ascii="Times New Roman" w:hAnsi="Times New Roman" w:cs="Times New Roman"/>
                <w:rPrChange w:id="783" w:author="Matt Lyon" w:date="2020-11-03T15:10:00Z">
                  <w:rPr>
                    <w:ins w:id="784" w:author="Matt Lyon" w:date="2020-11-03T15:10:00Z"/>
                    <w:rFonts w:ascii="Courier New" w:hAnsi="Courier New" w:cs="Courier New"/>
                  </w:rPr>
                </w:rPrChange>
              </w:rPr>
            </w:pPr>
          </w:p>
        </w:tc>
        <w:tc>
          <w:tcPr>
            <w:tcW w:w="1716" w:type="dxa"/>
            <w:tcPrChange w:id="785" w:author="Matt Lyon" w:date="2020-11-03T15:11:00Z">
              <w:tcPr>
                <w:tcW w:w="1575" w:type="dxa"/>
              </w:tcPr>
            </w:tcPrChange>
          </w:tcPr>
          <w:p w14:paraId="46B98759" w14:textId="77777777" w:rsidR="00260A60" w:rsidRPr="00260A60" w:rsidRDefault="00260A60" w:rsidP="007F7C24">
            <w:pPr>
              <w:pStyle w:val="PlainText"/>
              <w:rPr>
                <w:ins w:id="786" w:author="Matt Lyon" w:date="2020-11-03T15:10:00Z"/>
                <w:rFonts w:ascii="Times New Roman" w:hAnsi="Times New Roman" w:cs="Times New Roman"/>
                <w:rPrChange w:id="787" w:author="Matt Lyon" w:date="2020-11-03T15:10:00Z">
                  <w:rPr>
                    <w:ins w:id="788" w:author="Matt Lyon" w:date="2020-11-03T15:10:00Z"/>
                    <w:rFonts w:ascii="Courier New" w:hAnsi="Courier New" w:cs="Courier New"/>
                  </w:rPr>
                </w:rPrChange>
              </w:rPr>
            </w:pPr>
            <w:ins w:id="789" w:author="Matt Lyon" w:date="2020-11-03T15:10:00Z">
              <w:r w:rsidRPr="00260A60">
                <w:rPr>
                  <w:rFonts w:ascii="Times New Roman" w:hAnsi="Times New Roman" w:cs="Times New Roman"/>
                  <w:rPrChange w:id="790" w:author="Matt Lyon" w:date="2020-11-03T15:10:00Z">
                    <w:rPr>
                      <w:rFonts w:ascii="Courier New" w:hAnsi="Courier New" w:cs="Courier New"/>
                    </w:rPr>
                  </w:rPrChange>
                </w:rPr>
                <w:t>0.78</w:t>
              </w:r>
            </w:ins>
          </w:p>
        </w:tc>
        <w:tc>
          <w:tcPr>
            <w:tcW w:w="1434" w:type="dxa"/>
            <w:tcPrChange w:id="791" w:author="Matt Lyon" w:date="2020-11-03T15:11:00Z">
              <w:tcPr>
                <w:tcW w:w="1575" w:type="dxa"/>
              </w:tcPr>
            </w:tcPrChange>
          </w:tcPr>
          <w:p w14:paraId="568A31BB" w14:textId="77777777" w:rsidR="00260A60" w:rsidRPr="00260A60" w:rsidRDefault="00260A60" w:rsidP="007F7C24">
            <w:pPr>
              <w:pStyle w:val="PlainText"/>
              <w:rPr>
                <w:ins w:id="792" w:author="Matt Lyon" w:date="2020-11-03T15:10:00Z"/>
                <w:rFonts w:ascii="Times New Roman" w:hAnsi="Times New Roman" w:cs="Times New Roman"/>
                <w:rPrChange w:id="793" w:author="Matt Lyon" w:date="2020-11-03T15:10:00Z">
                  <w:rPr>
                    <w:ins w:id="794" w:author="Matt Lyon" w:date="2020-11-03T15:10:00Z"/>
                    <w:rFonts w:ascii="Courier New" w:hAnsi="Courier New" w:cs="Courier New"/>
                  </w:rPr>
                </w:rPrChange>
              </w:rPr>
            </w:pPr>
          </w:p>
        </w:tc>
        <w:tc>
          <w:tcPr>
            <w:tcW w:w="1061" w:type="dxa"/>
            <w:tcPrChange w:id="795" w:author="Matt Lyon" w:date="2020-11-03T15:11:00Z">
              <w:tcPr>
                <w:tcW w:w="1575" w:type="dxa"/>
              </w:tcPr>
            </w:tcPrChange>
          </w:tcPr>
          <w:p w14:paraId="0EA2A8F4" w14:textId="77777777" w:rsidR="00260A60" w:rsidRPr="00260A60" w:rsidRDefault="00260A60" w:rsidP="007F7C24">
            <w:pPr>
              <w:pStyle w:val="PlainText"/>
              <w:rPr>
                <w:ins w:id="796" w:author="Matt Lyon" w:date="2020-11-03T15:10:00Z"/>
                <w:rFonts w:ascii="Times New Roman" w:hAnsi="Times New Roman" w:cs="Times New Roman"/>
                <w:rPrChange w:id="797" w:author="Matt Lyon" w:date="2020-11-03T15:10:00Z">
                  <w:rPr>
                    <w:ins w:id="798" w:author="Matt Lyon" w:date="2020-11-03T15:10:00Z"/>
                    <w:rFonts w:ascii="Courier New" w:hAnsi="Courier New" w:cs="Courier New"/>
                  </w:rPr>
                </w:rPrChange>
              </w:rPr>
            </w:pPr>
          </w:p>
        </w:tc>
      </w:tr>
      <w:tr w:rsidR="00260A60" w:rsidRPr="00260A60" w14:paraId="0A8C2ACA" w14:textId="77777777" w:rsidTr="00260A60">
        <w:trPr>
          <w:ins w:id="799" w:author="Matt Lyon" w:date="2020-11-03T15:10:00Z"/>
        </w:trPr>
        <w:tc>
          <w:tcPr>
            <w:tcW w:w="13141" w:type="dxa"/>
            <w:gridSpan w:val="9"/>
            <w:tcPrChange w:id="800" w:author="Matt Lyon" w:date="2020-11-03T15:11:00Z">
              <w:tcPr>
                <w:tcW w:w="14174" w:type="dxa"/>
                <w:gridSpan w:val="9"/>
              </w:tcPr>
            </w:tcPrChange>
          </w:tcPr>
          <w:p w14:paraId="17B15EBD" w14:textId="79BEDEA9" w:rsidR="00260A60" w:rsidRPr="00260A60" w:rsidRDefault="00260A60" w:rsidP="007F7C24">
            <w:pPr>
              <w:pStyle w:val="PlainText"/>
              <w:rPr>
                <w:ins w:id="801" w:author="Matt Lyon" w:date="2020-11-03T15:10:00Z"/>
                <w:rFonts w:ascii="Times New Roman" w:hAnsi="Times New Roman" w:cs="Times New Roman"/>
                <w:rPrChange w:id="802" w:author="Matt Lyon" w:date="2020-11-03T15:10:00Z">
                  <w:rPr>
                    <w:ins w:id="803" w:author="Matt Lyon" w:date="2020-11-03T15:10:00Z"/>
                    <w:rFonts w:ascii="Courier New" w:hAnsi="Courier New" w:cs="Courier New"/>
                  </w:rPr>
                </w:rPrChange>
              </w:rPr>
            </w:pPr>
            <w:ins w:id="804" w:author="Matt Lyon" w:date="2020-11-03T15:10:00Z">
              <w:r w:rsidRPr="00260A60">
                <w:rPr>
                  <w:rFonts w:ascii="Times New Roman" w:hAnsi="Times New Roman" w:cs="Times New Roman"/>
                  <w:rPrChange w:id="805" w:author="Matt Lyon" w:date="2020-11-03T15:10:00Z">
                    <w:rPr>
                      <w:rFonts w:ascii="Courier New" w:hAnsi="Courier New" w:cs="Courier New"/>
                    </w:rPr>
                  </w:rPrChange>
                </w:rPr>
                <w:t>Perinatal Death</w:t>
              </w:r>
            </w:ins>
          </w:p>
        </w:tc>
      </w:tr>
      <w:tr w:rsidR="00260A60" w:rsidRPr="00260A60" w14:paraId="2C5BDC64" w14:textId="77777777" w:rsidTr="00260A60">
        <w:trPr>
          <w:ins w:id="806" w:author="Matt Lyon" w:date="2020-11-03T15:10:00Z"/>
        </w:trPr>
        <w:tc>
          <w:tcPr>
            <w:tcW w:w="1574" w:type="dxa"/>
            <w:tcPrChange w:id="807" w:author="Matt Lyon" w:date="2020-11-03T15:11:00Z">
              <w:tcPr>
                <w:tcW w:w="1574" w:type="dxa"/>
              </w:tcPr>
            </w:tcPrChange>
          </w:tcPr>
          <w:p w14:paraId="3E524EB7" w14:textId="77777777" w:rsidR="00260A60" w:rsidRPr="00260A60" w:rsidRDefault="00260A60" w:rsidP="007F7C24">
            <w:pPr>
              <w:pStyle w:val="PlainText"/>
              <w:rPr>
                <w:ins w:id="808" w:author="Matt Lyon" w:date="2020-11-03T15:10:00Z"/>
                <w:rFonts w:ascii="Times New Roman" w:hAnsi="Times New Roman" w:cs="Times New Roman"/>
                <w:rPrChange w:id="809" w:author="Matt Lyon" w:date="2020-11-03T15:10:00Z">
                  <w:rPr>
                    <w:ins w:id="810" w:author="Matt Lyon" w:date="2020-11-03T15:10:00Z"/>
                    <w:rFonts w:ascii="Courier New" w:hAnsi="Courier New" w:cs="Courier New"/>
                  </w:rPr>
                </w:rPrChange>
              </w:rPr>
            </w:pPr>
            <w:ins w:id="811" w:author="Matt Lyon" w:date="2020-11-03T15:10:00Z">
              <w:r w:rsidRPr="00260A60">
                <w:rPr>
                  <w:rFonts w:ascii="Times New Roman" w:hAnsi="Times New Roman" w:cs="Times New Roman"/>
                  <w:rPrChange w:id="812" w:author="Matt Lyon" w:date="2020-11-03T15:10:00Z">
                    <w:rPr>
                      <w:rFonts w:ascii="Courier New" w:hAnsi="Courier New" w:cs="Courier New"/>
                    </w:rPr>
                  </w:rPrChange>
                </w:rPr>
                <w:t>Conventional Analysis</w:t>
              </w:r>
            </w:ins>
          </w:p>
        </w:tc>
        <w:tc>
          <w:tcPr>
            <w:tcW w:w="1795" w:type="dxa"/>
            <w:tcPrChange w:id="813" w:author="Matt Lyon" w:date="2020-11-03T15:11:00Z">
              <w:tcPr>
                <w:tcW w:w="1575" w:type="dxa"/>
              </w:tcPr>
            </w:tcPrChange>
          </w:tcPr>
          <w:p w14:paraId="76A29952" w14:textId="77777777" w:rsidR="00260A60" w:rsidRPr="00260A60" w:rsidRDefault="00260A60" w:rsidP="007F7C24">
            <w:pPr>
              <w:pStyle w:val="PlainText"/>
              <w:rPr>
                <w:ins w:id="814" w:author="Matt Lyon" w:date="2020-11-03T15:10:00Z"/>
                <w:rFonts w:ascii="Times New Roman" w:hAnsi="Times New Roman" w:cs="Times New Roman"/>
                <w:rPrChange w:id="815" w:author="Matt Lyon" w:date="2020-11-03T15:10:00Z">
                  <w:rPr>
                    <w:ins w:id="816" w:author="Matt Lyon" w:date="2020-11-03T15:10:00Z"/>
                    <w:rFonts w:ascii="Courier New" w:hAnsi="Courier New" w:cs="Courier New"/>
                  </w:rPr>
                </w:rPrChange>
              </w:rPr>
            </w:pPr>
            <w:ins w:id="817" w:author="Matt Lyon" w:date="2020-11-03T15:10:00Z">
              <w:r w:rsidRPr="00260A60">
                <w:rPr>
                  <w:rFonts w:ascii="Times New Roman" w:hAnsi="Times New Roman" w:cs="Times New Roman"/>
                  <w:rPrChange w:id="818" w:author="Matt Lyon" w:date="2020-11-03T15:10:00Z">
                    <w:rPr>
                      <w:rFonts w:ascii="Courier New" w:hAnsi="Courier New" w:cs="Courier New"/>
                    </w:rPr>
                  </w:rPrChange>
                </w:rPr>
                <w:t>0.61 (0.57-0.65)</w:t>
              </w:r>
            </w:ins>
          </w:p>
        </w:tc>
        <w:tc>
          <w:tcPr>
            <w:tcW w:w="1355" w:type="dxa"/>
            <w:tcPrChange w:id="819" w:author="Matt Lyon" w:date="2020-11-03T15:11:00Z">
              <w:tcPr>
                <w:tcW w:w="1575" w:type="dxa"/>
              </w:tcPr>
            </w:tcPrChange>
          </w:tcPr>
          <w:p w14:paraId="56E0CCA2" w14:textId="77777777" w:rsidR="00260A60" w:rsidRPr="00260A60" w:rsidRDefault="00260A60" w:rsidP="007F7C24">
            <w:pPr>
              <w:pStyle w:val="PlainText"/>
              <w:rPr>
                <w:ins w:id="820" w:author="Matt Lyon" w:date="2020-11-03T15:10:00Z"/>
                <w:rFonts w:ascii="Times New Roman" w:hAnsi="Times New Roman" w:cs="Times New Roman"/>
                <w:rPrChange w:id="821" w:author="Matt Lyon" w:date="2020-11-03T15:10:00Z">
                  <w:rPr>
                    <w:ins w:id="822" w:author="Matt Lyon" w:date="2020-11-03T15:10:00Z"/>
                    <w:rFonts w:ascii="Courier New" w:hAnsi="Courier New" w:cs="Courier New"/>
                  </w:rPr>
                </w:rPrChange>
              </w:rPr>
            </w:pPr>
            <w:ins w:id="823" w:author="Matt Lyon" w:date="2020-11-03T15:10:00Z">
              <w:r w:rsidRPr="00260A60">
                <w:rPr>
                  <w:rFonts w:ascii="Times New Roman" w:hAnsi="Times New Roman" w:cs="Times New Roman"/>
                  <w:rPrChange w:id="824" w:author="Matt Lyon" w:date="2020-11-03T15:10:00Z">
                    <w:rPr>
                      <w:rFonts w:ascii="Courier New" w:hAnsi="Courier New" w:cs="Courier New"/>
                    </w:rPr>
                  </w:rPrChange>
                </w:rPr>
                <w:t>30 (18.2%)</w:t>
              </w:r>
            </w:ins>
          </w:p>
        </w:tc>
        <w:tc>
          <w:tcPr>
            <w:tcW w:w="1763" w:type="dxa"/>
            <w:tcPrChange w:id="825" w:author="Matt Lyon" w:date="2020-11-03T15:11:00Z">
              <w:tcPr>
                <w:tcW w:w="1575" w:type="dxa"/>
              </w:tcPr>
            </w:tcPrChange>
          </w:tcPr>
          <w:p w14:paraId="091747C9" w14:textId="77777777" w:rsidR="00260A60" w:rsidRPr="00260A60" w:rsidRDefault="00260A60" w:rsidP="007F7C24">
            <w:pPr>
              <w:pStyle w:val="PlainText"/>
              <w:rPr>
                <w:ins w:id="826" w:author="Matt Lyon" w:date="2020-11-03T15:10:00Z"/>
                <w:rFonts w:ascii="Times New Roman" w:hAnsi="Times New Roman" w:cs="Times New Roman"/>
                <w:rPrChange w:id="827" w:author="Matt Lyon" w:date="2020-11-03T15:10:00Z">
                  <w:rPr>
                    <w:ins w:id="828" w:author="Matt Lyon" w:date="2020-11-03T15:10:00Z"/>
                    <w:rFonts w:ascii="Courier New" w:hAnsi="Courier New" w:cs="Courier New"/>
                  </w:rPr>
                </w:rPrChange>
              </w:rPr>
            </w:pPr>
            <w:ins w:id="829" w:author="Matt Lyon" w:date="2020-11-03T15:10:00Z">
              <w:r w:rsidRPr="00260A60">
                <w:rPr>
                  <w:rFonts w:ascii="Times New Roman" w:hAnsi="Times New Roman" w:cs="Times New Roman"/>
                  <w:rPrChange w:id="830" w:author="Matt Lyon" w:date="2020-11-03T15:10:00Z">
                    <w:rPr>
                      <w:rFonts w:ascii="Courier New" w:hAnsi="Courier New" w:cs="Courier New"/>
                    </w:rPr>
                  </w:rPrChange>
                </w:rPr>
                <w:t>0.66 (0.61-0.71)</w:t>
              </w:r>
            </w:ins>
          </w:p>
        </w:tc>
        <w:tc>
          <w:tcPr>
            <w:tcW w:w="1387" w:type="dxa"/>
            <w:tcPrChange w:id="831" w:author="Matt Lyon" w:date="2020-11-03T15:11:00Z">
              <w:tcPr>
                <w:tcW w:w="1575" w:type="dxa"/>
              </w:tcPr>
            </w:tcPrChange>
          </w:tcPr>
          <w:p w14:paraId="5D2990D5" w14:textId="77777777" w:rsidR="00260A60" w:rsidRPr="00260A60" w:rsidRDefault="00260A60" w:rsidP="007F7C24">
            <w:pPr>
              <w:pStyle w:val="PlainText"/>
              <w:rPr>
                <w:ins w:id="832" w:author="Matt Lyon" w:date="2020-11-03T15:10:00Z"/>
                <w:rFonts w:ascii="Times New Roman" w:hAnsi="Times New Roman" w:cs="Times New Roman"/>
                <w:rPrChange w:id="833" w:author="Matt Lyon" w:date="2020-11-03T15:10:00Z">
                  <w:rPr>
                    <w:ins w:id="834" w:author="Matt Lyon" w:date="2020-11-03T15:10:00Z"/>
                    <w:rFonts w:ascii="Courier New" w:hAnsi="Courier New" w:cs="Courier New"/>
                  </w:rPr>
                </w:rPrChange>
              </w:rPr>
            </w:pPr>
            <w:ins w:id="835" w:author="Matt Lyon" w:date="2020-11-03T15:10:00Z">
              <w:r w:rsidRPr="00260A60">
                <w:rPr>
                  <w:rFonts w:ascii="Times New Roman" w:hAnsi="Times New Roman" w:cs="Times New Roman"/>
                  <w:rPrChange w:id="836" w:author="Matt Lyon" w:date="2020-11-03T15:10:00Z">
                    <w:rPr>
                      <w:rFonts w:ascii="Courier New" w:hAnsi="Courier New" w:cs="Courier New"/>
                    </w:rPr>
                  </w:rPrChange>
                </w:rPr>
                <w:t>57 (35.2%)</w:t>
              </w:r>
            </w:ins>
          </w:p>
        </w:tc>
        <w:tc>
          <w:tcPr>
            <w:tcW w:w="1056" w:type="dxa"/>
            <w:tcPrChange w:id="837" w:author="Matt Lyon" w:date="2020-11-03T15:11:00Z">
              <w:tcPr>
                <w:tcW w:w="1575" w:type="dxa"/>
              </w:tcPr>
            </w:tcPrChange>
          </w:tcPr>
          <w:p w14:paraId="1EA618AB" w14:textId="77777777" w:rsidR="00260A60" w:rsidRPr="00260A60" w:rsidRDefault="00260A60" w:rsidP="007F7C24">
            <w:pPr>
              <w:pStyle w:val="PlainText"/>
              <w:rPr>
                <w:ins w:id="838" w:author="Matt Lyon" w:date="2020-11-03T15:10:00Z"/>
                <w:rFonts w:ascii="Times New Roman" w:hAnsi="Times New Roman" w:cs="Times New Roman"/>
                <w:rPrChange w:id="839" w:author="Matt Lyon" w:date="2020-11-03T15:10:00Z">
                  <w:rPr>
                    <w:ins w:id="840" w:author="Matt Lyon" w:date="2020-11-03T15:10:00Z"/>
                    <w:rFonts w:ascii="Courier New" w:hAnsi="Courier New" w:cs="Courier New"/>
                  </w:rPr>
                </w:rPrChange>
              </w:rPr>
            </w:pPr>
            <w:ins w:id="841" w:author="Matt Lyon" w:date="2020-11-03T15:10:00Z">
              <w:r w:rsidRPr="00260A60">
                <w:rPr>
                  <w:rFonts w:ascii="Times New Roman" w:hAnsi="Times New Roman" w:cs="Times New Roman"/>
                  <w:rPrChange w:id="842" w:author="Matt Lyon" w:date="2020-11-03T15:10:00Z">
                    <w:rPr>
                      <w:rFonts w:ascii="Courier New" w:hAnsi="Courier New" w:cs="Courier New"/>
                    </w:rPr>
                  </w:rPrChange>
                </w:rPr>
                <w:t>0</w:t>
              </w:r>
            </w:ins>
          </w:p>
        </w:tc>
        <w:tc>
          <w:tcPr>
            <w:tcW w:w="1716" w:type="dxa"/>
            <w:tcPrChange w:id="843" w:author="Matt Lyon" w:date="2020-11-03T15:11:00Z">
              <w:tcPr>
                <w:tcW w:w="1575" w:type="dxa"/>
              </w:tcPr>
            </w:tcPrChange>
          </w:tcPr>
          <w:p w14:paraId="650D1111" w14:textId="77777777" w:rsidR="00260A60" w:rsidRPr="00260A60" w:rsidRDefault="00260A60" w:rsidP="007F7C24">
            <w:pPr>
              <w:pStyle w:val="PlainText"/>
              <w:rPr>
                <w:ins w:id="844" w:author="Matt Lyon" w:date="2020-11-03T15:10:00Z"/>
                <w:rFonts w:ascii="Times New Roman" w:hAnsi="Times New Roman" w:cs="Times New Roman"/>
                <w:rPrChange w:id="845" w:author="Matt Lyon" w:date="2020-11-03T15:10:00Z">
                  <w:rPr>
                    <w:ins w:id="846" w:author="Matt Lyon" w:date="2020-11-03T15:10:00Z"/>
                    <w:rFonts w:ascii="Courier New" w:hAnsi="Courier New" w:cs="Courier New"/>
                  </w:rPr>
                </w:rPrChange>
              </w:rPr>
            </w:pPr>
            <w:ins w:id="847" w:author="Matt Lyon" w:date="2020-11-03T15:10:00Z">
              <w:r w:rsidRPr="00260A60">
                <w:rPr>
                  <w:rFonts w:ascii="Times New Roman" w:hAnsi="Times New Roman" w:cs="Times New Roman"/>
                  <w:rPrChange w:id="848" w:author="Matt Lyon" w:date="2020-11-03T15:10:00Z">
                    <w:rPr>
                      <w:rFonts w:ascii="Courier New" w:hAnsi="Courier New" w:cs="Courier New"/>
                    </w:rPr>
                  </w:rPrChange>
                </w:rPr>
                <w:t>NA</w:t>
              </w:r>
            </w:ins>
          </w:p>
        </w:tc>
        <w:tc>
          <w:tcPr>
            <w:tcW w:w="1434" w:type="dxa"/>
            <w:tcPrChange w:id="849" w:author="Matt Lyon" w:date="2020-11-03T15:11:00Z">
              <w:tcPr>
                <w:tcW w:w="1575" w:type="dxa"/>
              </w:tcPr>
            </w:tcPrChange>
          </w:tcPr>
          <w:p w14:paraId="415494D0" w14:textId="77777777" w:rsidR="00260A60" w:rsidRPr="00260A60" w:rsidRDefault="00260A60" w:rsidP="007F7C24">
            <w:pPr>
              <w:pStyle w:val="PlainText"/>
              <w:rPr>
                <w:ins w:id="850" w:author="Matt Lyon" w:date="2020-11-03T15:10:00Z"/>
                <w:rFonts w:ascii="Times New Roman" w:hAnsi="Times New Roman" w:cs="Times New Roman"/>
                <w:rPrChange w:id="851" w:author="Matt Lyon" w:date="2020-11-03T15:10:00Z">
                  <w:rPr>
                    <w:ins w:id="852" w:author="Matt Lyon" w:date="2020-11-03T15:10:00Z"/>
                    <w:rFonts w:ascii="Courier New" w:hAnsi="Courier New" w:cs="Courier New"/>
                  </w:rPr>
                </w:rPrChange>
              </w:rPr>
            </w:pPr>
            <w:ins w:id="853" w:author="Matt Lyon" w:date="2020-11-03T15:10:00Z">
              <w:r w:rsidRPr="00260A60">
                <w:rPr>
                  <w:rFonts w:ascii="Times New Roman" w:hAnsi="Times New Roman" w:cs="Times New Roman"/>
                  <w:rPrChange w:id="854" w:author="Matt Lyon" w:date="2020-11-03T15:10:00Z">
                    <w:rPr>
                      <w:rFonts w:ascii="Courier New" w:hAnsi="Courier New" w:cs="Courier New"/>
                    </w:rPr>
                  </w:rPrChange>
                </w:rPr>
                <w:t>NA</w:t>
              </w:r>
            </w:ins>
          </w:p>
        </w:tc>
        <w:tc>
          <w:tcPr>
            <w:tcW w:w="1061" w:type="dxa"/>
            <w:tcPrChange w:id="855" w:author="Matt Lyon" w:date="2020-11-03T15:11:00Z">
              <w:tcPr>
                <w:tcW w:w="1575" w:type="dxa"/>
              </w:tcPr>
            </w:tcPrChange>
          </w:tcPr>
          <w:p w14:paraId="64DDCF05" w14:textId="77777777" w:rsidR="00260A60" w:rsidRPr="00260A60" w:rsidRDefault="00260A60" w:rsidP="007F7C24">
            <w:pPr>
              <w:pStyle w:val="PlainText"/>
              <w:rPr>
                <w:ins w:id="856" w:author="Matt Lyon" w:date="2020-11-03T15:10:00Z"/>
                <w:rFonts w:ascii="Times New Roman" w:hAnsi="Times New Roman" w:cs="Times New Roman"/>
                <w:rPrChange w:id="857" w:author="Matt Lyon" w:date="2020-11-03T15:10:00Z">
                  <w:rPr>
                    <w:ins w:id="858" w:author="Matt Lyon" w:date="2020-11-03T15:10:00Z"/>
                    <w:rFonts w:ascii="Courier New" w:hAnsi="Courier New" w:cs="Courier New"/>
                  </w:rPr>
                </w:rPrChange>
              </w:rPr>
            </w:pPr>
            <w:ins w:id="859" w:author="Matt Lyon" w:date="2020-11-03T15:10:00Z">
              <w:r w:rsidRPr="00260A60">
                <w:rPr>
                  <w:rFonts w:ascii="Times New Roman" w:hAnsi="Times New Roman" w:cs="Times New Roman"/>
                  <w:rPrChange w:id="860" w:author="Matt Lyon" w:date="2020-11-03T15:10:00Z">
                    <w:rPr>
                      <w:rFonts w:ascii="Courier New" w:hAnsi="Courier New" w:cs="Courier New"/>
                    </w:rPr>
                  </w:rPrChange>
                </w:rPr>
                <w:t>NA</w:t>
              </w:r>
            </w:ins>
          </w:p>
        </w:tc>
      </w:tr>
      <w:tr w:rsidR="00260A60" w:rsidRPr="00260A60" w14:paraId="78B9073B" w14:textId="77777777" w:rsidTr="00260A60">
        <w:trPr>
          <w:ins w:id="861" w:author="Matt Lyon" w:date="2020-11-03T15:10:00Z"/>
        </w:trPr>
        <w:tc>
          <w:tcPr>
            <w:tcW w:w="1574" w:type="dxa"/>
            <w:tcPrChange w:id="862" w:author="Matt Lyon" w:date="2020-11-03T15:11:00Z">
              <w:tcPr>
                <w:tcW w:w="1574" w:type="dxa"/>
              </w:tcPr>
            </w:tcPrChange>
          </w:tcPr>
          <w:p w14:paraId="5B22BF8B" w14:textId="77777777" w:rsidR="00260A60" w:rsidRPr="00260A60" w:rsidRDefault="00260A60" w:rsidP="007F7C24">
            <w:pPr>
              <w:pStyle w:val="PlainText"/>
              <w:rPr>
                <w:ins w:id="863" w:author="Matt Lyon" w:date="2020-11-03T15:10:00Z"/>
                <w:rFonts w:ascii="Times New Roman" w:hAnsi="Times New Roman" w:cs="Times New Roman"/>
                <w:rPrChange w:id="864" w:author="Matt Lyon" w:date="2020-11-03T15:10:00Z">
                  <w:rPr>
                    <w:ins w:id="865" w:author="Matt Lyon" w:date="2020-11-03T15:10:00Z"/>
                    <w:rFonts w:ascii="Courier New" w:hAnsi="Courier New" w:cs="Courier New"/>
                  </w:rPr>
                </w:rPrChange>
              </w:rPr>
            </w:pPr>
            <w:ins w:id="866" w:author="Matt Lyon" w:date="2020-11-03T15:10:00Z">
              <w:r w:rsidRPr="00260A60">
                <w:rPr>
                  <w:rFonts w:ascii="Times New Roman" w:hAnsi="Times New Roman" w:cs="Times New Roman"/>
                  <w:rPrChange w:id="867" w:author="Matt Lyon" w:date="2020-11-03T15:10:00Z">
                    <w:rPr>
                      <w:rFonts w:ascii="Courier New" w:hAnsi="Courier New" w:cs="Courier New"/>
                    </w:rPr>
                  </w:rPrChange>
                </w:rPr>
                <w:t>ML (Google)</w:t>
              </w:r>
            </w:ins>
          </w:p>
        </w:tc>
        <w:tc>
          <w:tcPr>
            <w:tcW w:w="1795" w:type="dxa"/>
            <w:tcPrChange w:id="868" w:author="Matt Lyon" w:date="2020-11-03T15:11:00Z">
              <w:tcPr>
                <w:tcW w:w="1575" w:type="dxa"/>
              </w:tcPr>
            </w:tcPrChange>
          </w:tcPr>
          <w:p w14:paraId="5F1B21D1" w14:textId="77777777" w:rsidR="00260A60" w:rsidRPr="00260A60" w:rsidRDefault="00260A60" w:rsidP="007F7C24">
            <w:pPr>
              <w:pStyle w:val="PlainText"/>
              <w:rPr>
                <w:ins w:id="869" w:author="Matt Lyon" w:date="2020-11-03T15:10:00Z"/>
                <w:rFonts w:ascii="Times New Roman" w:hAnsi="Times New Roman" w:cs="Times New Roman"/>
                <w:rPrChange w:id="870" w:author="Matt Lyon" w:date="2020-11-03T15:10:00Z">
                  <w:rPr>
                    <w:ins w:id="871" w:author="Matt Lyon" w:date="2020-11-03T15:10:00Z"/>
                    <w:rFonts w:ascii="Courier New" w:hAnsi="Courier New" w:cs="Courier New"/>
                  </w:rPr>
                </w:rPrChange>
              </w:rPr>
            </w:pPr>
            <w:ins w:id="872" w:author="Matt Lyon" w:date="2020-11-03T15:10:00Z">
              <w:r w:rsidRPr="00260A60">
                <w:rPr>
                  <w:rFonts w:ascii="Times New Roman" w:hAnsi="Times New Roman" w:cs="Times New Roman"/>
                  <w:rPrChange w:id="873" w:author="Matt Lyon" w:date="2020-11-03T15:10:00Z">
                    <w:rPr>
                      <w:rFonts w:ascii="Courier New" w:hAnsi="Courier New" w:cs="Courier New"/>
                    </w:rPr>
                  </w:rPrChange>
                </w:rPr>
                <w:t>0.8 (0.77-0.83)</w:t>
              </w:r>
            </w:ins>
          </w:p>
        </w:tc>
        <w:tc>
          <w:tcPr>
            <w:tcW w:w="1355" w:type="dxa"/>
            <w:tcPrChange w:id="874" w:author="Matt Lyon" w:date="2020-11-03T15:11:00Z">
              <w:tcPr>
                <w:tcW w:w="1575" w:type="dxa"/>
              </w:tcPr>
            </w:tcPrChange>
          </w:tcPr>
          <w:p w14:paraId="2EED4577" w14:textId="77777777" w:rsidR="00260A60" w:rsidRPr="00260A60" w:rsidRDefault="00260A60" w:rsidP="007F7C24">
            <w:pPr>
              <w:pStyle w:val="PlainText"/>
              <w:rPr>
                <w:ins w:id="875" w:author="Matt Lyon" w:date="2020-11-03T15:10:00Z"/>
                <w:rFonts w:ascii="Times New Roman" w:hAnsi="Times New Roman" w:cs="Times New Roman"/>
                <w:rPrChange w:id="876" w:author="Matt Lyon" w:date="2020-11-03T15:10:00Z">
                  <w:rPr>
                    <w:ins w:id="877" w:author="Matt Lyon" w:date="2020-11-03T15:10:00Z"/>
                    <w:rFonts w:ascii="Courier New" w:hAnsi="Courier New" w:cs="Courier New"/>
                  </w:rPr>
                </w:rPrChange>
              </w:rPr>
            </w:pPr>
            <w:ins w:id="878" w:author="Matt Lyon" w:date="2020-11-03T15:10:00Z">
              <w:r w:rsidRPr="00260A60">
                <w:rPr>
                  <w:rFonts w:ascii="Times New Roman" w:hAnsi="Times New Roman" w:cs="Times New Roman"/>
                  <w:rPrChange w:id="879" w:author="Matt Lyon" w:date="2020-11-03T15:10:00Z">
                    <w:rPr>
                      <w:rFonts w:ascii="Courier New" w:hAnsi="Courier New" w:cs="Courier New"/>
                    </w:rPr>
                  </w:rPrChange>
                </w:rPr>
                <w:t>146 (55.9%)</w:t>
              </w:r>
            </w:ins>
          </w:p>
        </w:tc>
        <w:tc>
          <w:tcPr>
            <w:tcW w:w="1763" w:type="dxa"/>
            <w:tcPrChange w:id="880" w:author="Matt Lyon" w:date="2020-11-03T15:11:00Z">
              <w:tcPr>
                <w:tcW w:w="1575" w:type="dxa"/>
              </w:tcPr>
            </w:tcPrChange>
          </w:tcPr>
          <w:p w14:paraId="5F8EA757" w14:textId="77777777" w:rsidR="00260A60" w:rsidRPr="00260A60" w:rsidRDefault="00260A60" w:rsidP="007F7C24">
            <w:pPr>
              <w:pStyle w:val="PlainText"/>
              <w:rPr>
                <w:ins w:id="881" w:author="Matt Lyon" w:date="2020-11-03T15:10:00Z"/>
                <w:rFonts w:ascii="Times New Roman" w:hAnsi="Times New Roman" w:cs="Times New Roman"/>
                <w:rPrChange w:id="882" w:author="Matt Lyon" w:date="2020-11-03T15:10:00Z">
                  <w:rPr>
                    <w:ins w:id="883" w:author="Matt Lyon" w:date="2020-11-03T15:10:00Z"/>
                    <w:rFonts w:ascii="Courier New" w:hAnsi="Courier New" w:cs="Courier New"/>
                  </w:rPr>
                </w:rPrChange>
              </w:rPr>
            </w:pPr>
            <w:ins w:id="884" w:author="Matt Lyon" w:date="2020-11-03T15:10:00Z">
              <w:r w:rsidRPr="00260A60">
                <w:rPr>
                  <w:rFonts w:ascii="Times New Roman" w:hAnsi="Times New Roman" w:cs="Times New Roman"/>
                  <w:rPrChange w:id="885" w:author="Matt Lyon" w:date="2020-11-03T15:10:00Z">
                    <w:rPr>
                      <w:rFonts w:ascii="Courier New" w:hAnsi="Courier New" w:cs="Courier New"/>
                    </w:rPr>
                  </w:rPrChange>
                </w:rPr>
                <w:t>0.9 (0.87-0.93)</w:t>
              </w:r>
            </w:ins>
          </w:p>
        </w:tc>
        <w:tc>
          <w:tcPr>
            <w:tcW w:w="1387" w:type="dxa"/>
            <w:tcPrChange w:id="886" w:author="Matt Lyon" w:date="2020-11-03T15:11:00Z">
              <w:tcPr>
                <w:tcW w:w="1575" w:type="dxa"/>
              </w:tcPr>
            </w:tcPrChange>
          </w:tcPr>
          <w:p w14:paraId="7EB6AEE3" w14:textId="77777777" w:rsidR="00260A60" w:rsidRPr="00260A60" w:rsidRDefault="00260A60" w:rsidP="007F7C24">
            <w:pPr>
              <w:pStyle w:val="PlainText"/>
              <w:rPr>
                <w:ins w:id="887" w:author="Matt Lyon" w:date="2020-11-03T15:10:00Z"/>
                <w:rFonts w:ascii="Times New Roman" w:hAnsi="Times New Roman" w:cs="Times New Roman"/>
                <w:rPrChange w:id="888" w:author="Matt Lyon" w:date="2020-11-03T15:10:00Z">
                  <w:rPr>
                    <w:ins w:id="889" w:author="Matt Lyon" w:date="2020-11-03T15:10:00Z"/>
                    <w:rFonts w:ascii="Courier New" w:hAnsi="Courier New" w:cs="Courier New"/>
                  </w:rPr>
                </w:rPrChange>
              </w:rPr>
            </w:pPr>
            <w:ins w:id="890" w:author="Matt Lyon" w:date="2020-11-03T15:10:00Z">
              <w:r w:rsidRPr="00260A60">
                <w:rPr>
                  <w:rFonts w:ascii="Times New Roman" w:hAnsi="Times New Roman" w:cs="Times New Roman"/>
                  <w:rPrChange w:id="891" w:author="Matt Lyon" w:date="2020-11-03T15:10:00Z">
                    <w:rPr>
                      <w:rFonts w:ascii="Courier New" w:hAnsi="Courier New" w:cs="Courier New"/>
                    </w:rPr>
                  </w:rPrChange>
                </w:rPr>
                <w:t>208 (79.7%)</w:t>
              </w:r>
            </w:ins>
          </w:p>
        </w:tc>
        <w:tc>
          <w:tcPr>
            <w:tcW w:w="1056" w:type="dxa"/>
            <w:tcPrChange w:id="892" w:author="Matt Lyon" w:date="2020-11-03T15:11:00Z">
              <w:tcPr>
                <w:tcW w:w="1575" w:type="dxa"/>
              </w:tcPr>
            </w:tcPrChange>
          </w:tcPr>
          <w:p w14:paraId="41602517" w14:textId="77777777" w:rsidR="00260A60" w:rsidRPr="00260A60" w:rsidRDefault="00260A60" w:rsidP="007F7C24">
            <w:pPr>
              <w:pStyle w:val="PlainText"/>
              <w:rPr>
                <w:ins w:id="893" w:author="Matt Lyon" w:date="2020-11-03T15:10:00Z"/>
                <w:rFonts w:ascii="Times New Roman" w:hAnsi="Times New Roman" w:cs="Times New Roman"/>
                <w:rPrChange w:id="894" w:author="Matt Lyon" w:date="2020-11-03T15:10:00Z">
                  <w:rPr>
                    <w:ins w:id="895" w:author="Matt Lyon" w:date="2020-11-03T15:10:00Z"/>
                    <w:rFonts w:ascii="Courier New" w:hAnsi="Courier New" w:cs="Courier New"/>
                  </w:rPr>
                </w:rPrChange>
              </w:rPr>
            </w:pPr>
            <w:ins w:id="896" w:author="Matt Lyon" w:date="2020-11-03T15:10:00Z">
              <w:r w:rsidRPr="00260A60">
                <w:rPr>
                  <w:rFonts w:ascii="Times New Roman" w:hAnsi="Times New Roman" w:cs="Times New Roman"/>
                  <w:rPrChange w:id="897" w:author="Matt Lyon" w:date="2020-11-03T15:10:00Z">
                    <w:rPr>
                      <w:rFonts w:ascii="Courier New" w:hAnsi="Courier New" w:cs="Courier New"/>
                    </w:rPr>
                  </w:rPrChange>
                </w:rPr>
                <w:t>0</w:t>
              </w:r>
            </w:ins>
          </w:p>
        </w:tc>
        <w:tc>
          <w:tcPr>
            <w:tcW w:w="1716" w:type="dxa"/>
            <w:tcPrChange w:id="898" w:author="Matt Lyon" w:date="2020-11-03T15:11:00Z">
              <w:tcPr>
                <w:tcW w:w="1575" w:type="dxa"/>
              </w:tcPr>
            </w:tcPrChange>
          </w:tcPr>
          <w:p w14:paraId="207BA91E" w14:textId="77777777" w:rsidR="00260A60" w:rsidRPr="00260A60" w:rsidRDefault="00260A60" w:rsidP="007F7C24">
            <w:pPr>
              <w:pStyle w:val="PlainText"/>
              <w:rPr>
                <w:ins w:id="899" w:author="Matt Lyon" w:date="2020-11-03T15:10:00Z"/>
                <w:rFonts w:ascii="Times New Roman" w:hAnsi="Times New Roman" w:cs="Times New Roman"/>
                <w:rPrChange w:id="900" w:author="Matt Lyon" w:date="2020-11-03T15:10:00Z">
                  <w:rPr>
                    <w:ins w:id="901" w:author="Matt Lyon" w:date="2020-11-03T15:10:00Z"/>
                    <w:rFonts w:ascii="Courier New" w:hAnsi="Courier New" w:cs="Courier New"/>
                  </w:rPr>
                </w:rPrChange>
              </w:rPr>
            </w:pPr>
            <w:ins w:id="902" w:author="Matt Lyon" w:date="2020-11-03T15:10:00Z">
              <w:r w:rsidRPr="00260A60">
                <w:rPr>
                  <w:rFonts w:ascii="Times New Roman" w:hAnsi="Times New Roman" w:cs="Times New Roman"/>
                  <w:rPrChange w:id="903" w:author="Matt Lyon" w:date="2020-11-03T15:10:00Z">
                    <w:rPr>
                      <w:rFonts w:ascii="Courier New" w:hAnsi="Courier New" w:cs="Courier New"/>
                    </w:rPr>
                  </w:rPrChange>
                </w:rPr>
                <w:t>NA</w:t>
              </w:r>
            </w:ins>
          </w:p>
        </w:tc>
        <w:tc>
          <w:tcPr>
            <w:tcW w:w="1434" w:type="dxa"/>
            <w:tcPrChange w:id="904" w:author="Matt Lyon" w:date="2020-11-03T15:11:00Z">
              <w:tcPr>
                <w:tcW w:w="1575" w:type="dxa"/>
              </w:tcPr>
            </w:tcPrChange>
          </w:tcPr>
          <w:p w14:paraId="43139B7F" w14:textId="77777777" w:rsidR="00260A60" w:rsidRPr="00260A60" w:rsidRDefault="00260A60" w:rsidP="007F7C24">
            <w:pPr>
              <w:pStyle w:val="PlainText"/>
              <w:rPr>
                <w:ins w:id="905" w:author="Matt Lyon" w:date="2020-11-03T15:10:00Z"/>
                <w:rFonts w:ascii="Times New Roman" w:hAnsi="Times New Roman" w:cs="Times New Roman"/>
                <w:rPrChange w:id="906" w:author="Matt Lyon" w:date="2020-11-03T15:10:00Z">
                  <w:rPr>
                    <w:ins w:id="907" w:author="Matt Lyon" w:date="2020-11-03T15:10:00Z"/>
                    <w:rFonts w:ascii="Courier New" w:hAnsi="Courier New" w:cs="Courier New"/>
                  </w:rPr>
                </w:rPrChange>
              </w:rPr>
            </w:pPr>
            <w:ins w:id="908" w:author="Matt Lyon" w:date="2020-11-03T15:10:00Z">
              <w:r w:rsidRPr="00260A60">
                <w:rPr>
                  <w:rFonts w:ascii="Times New Roman" w:hAnsi="Times New Roman" w:cs="Times New Roman"/>
                  <w:rPrChange w:id="909" w:author="Matt Lyon" w:date="2020-11-03T15:10:00Z">
                    <w:rPr>
                      <w:rFonts w:ascii="Courier New" w:hAnsi="Courier New" w:cs="Courier New"/>
                    </w:rPr>
                  </w:rPrChange>
                </w:rPr>
                <w:t>NA</w:t>
              </w:r>
            </w:ins>
          </w:p>
        </w:tc>
        <w:tc>
          <w:tcPr>
            <w:tcW w:w="1061" w:type="dxa"/>
            <w:tcPrChange w:id="910" w:author="Matt Lyon" w:date="2020-11-03T15:11:00Z">
              <w:tcPr>
                <w:tcW w:w="1575" w:type="dxa"/>
              </w:tcPr>
            </w:tcPrChange>
          </w:tcPr>
          <w:p w14:paraId="6241286F" w14:textId="77777777" w:rsidR="00260A60" w:rsidRPr="00260A60" w:rsidRDefault="00260A60" w:rsidP="007F7C24">
            <w:pPr>
              <w:pStyle w:val="PlainText"/>
              <w:rPr>
                <w:ins w:id="911" w:author="Matt Lyon" w:date="2020-11-03T15:10:00Z"/>
                <w:rFonts w:ascii="Times New Roman" w:hAnsi="Times New Roman" w:cs="Times New Roman"/>
                <w:rPrChange w:id="912" w:author="Matt Lyon" w:date="2020-11-03T15:10:00Z">
                  <w:rPr>
                    <w:ins w:id="913" w:author="Matt Lyon" w:date="2020-11-03T15:10:00Z"/>
                    <w:rFonts w:ascii="Courier New" w:hAnsi="Courier New" w:cs="Courier New"/>
                  </w:rPr>
                </w:rPrChange>
              </w:rPr>
            </w:pPr>
            <w:ins w:id="914" w:author="Matt Lyon" w:date="2020-11-03T15:10:00Z">
              <w:r w:rsidRPr="00260A60">
                <w:rPr>
                  <w:rFonts w:ascii="Times New Roman" w:hAnsi="Times New Roman" w:cs="Times New Roman"/>
                  <w:rPrChange w:id="915" w:author="Matt Lyon" w:date="2020-11-03T15:10:00Z">
                    <w:rPr>
                      <w:rFonts w:ascii="Courier New" w:hAnsi="Courier New" w:cs="Courier New"/>
                    </w:rPr>
                  </w:rPrChange>
                </w:rPr>
                <w:t>NA</w:t>
              </w:r>
            </w:ins>
          </w:p>
        </w:tc>
      </w:tr>
      <w:tr w:rsidR="00260A60" w:rsidRPr="00260A60" w14:paraId="291571C7" w14:textId="77777777" w:rsidTr="00260A60">
        <w:trPr>
          <w:ins w:id="916" w:author="Matt Lyon" w:date="2020-11-03T15:10:00Z"/>
        </w:trPr>
        <w:tc>
          <w:tcPr>
            <w:tcW w:w="1574" w:type="dxa"/>
            <w:tcPrChange w:id="917" w:author="Matt Lyon" w:date="2020-11-03T15:11:00Z">
              <w:tcPr>
                <w:tcW w:w="1574" w:type="dxa"/>
              </w:tcPr>
            </w:tcPrChange>
          </w:tcPr>
          <w:p w14:paraId="6D576BA0" w14:textId="77777777" w:rsidR="00260A60" w:rsidRPr="00260A60" w:rsidRDefault="00260A60" w:rsidP="007F7C24">
            <w:pPr>
              <w:pStyle w:val="PlainText"/>
              <w:rPr>
                <w:ins w:id="918" w:author="Matt Lyon" w:date="2020-11-03T15:10:00Z"/>
                <w:rFonts w:ascii="Times New Roman" w:hAnsi="Times New Roman" w:cs="Times New Roman"/>
                <w:rPrChange w:id="919" w:author="Matt Lyon" w:date="2020-11-03T15:10:00Z">
                  <w:rPr>
                    <w:ins w:id="920" w:author="Matt Lyon" w:date="2020-11-03T15:10:00Z"/>
                    <w:rFonts w:ascii="Courier New" w:hAnsi="Courier New" w:cs="Courier New"/>
                  </w:rPr>
                </w:rPrChange>
              </w:rPr>
            </w:pPr>
            <w:ins w:id="921" w:author="Matt Lyon" w:date="2020-11-03T15:10:00Z">
              <w:r w:rsidRPr="00260A60">
                <w:rPr>
                  <w:rFonts w:ascii="Times New Roman" w:hAnsi="Times New Roman" w:cs="Times New Roman"/>
                  <w:rPrChange w:id="922" w:author="Matt Lyon" w:date="2020-11-03T15:10:00Z">
                    <w:rPr>
                      <w:rFonts w:ascii="Courier New" w:hAnsi="Courier New" w:cs="Courier New"/>
                    </w:rPr>
                  </w:rPrChange>
                </w:rPr>
                <w:t>p-value**</w:t>
              </w:r>
            </w:ins>
          </w:p>
        </w:tc>
        <w:tc>
          <w:tcPr>
            <w:tcW w:w="1795" w:type="dxa"/>
            <w:tcPrChange w:id="923" w:author="Matt Lyon" w:date="2020-11-03T15:11:00Z">
              <w:tcPr>
                <w:tcW w:w="1575" w:type="dxa"/>
              </w:tcPr>
            </w:tcPrChange>
          </w:tcPr>
          <w:p w14:paraId="4DC8C971" w14:textId="77777777" w:rsidR="00260A60" w:rsidRPr="00260A60" w:rsidRDefault="00260A60" w:rsidP="007F7C24">
            <w:pPr>
              <w:pStyle w:val="PlainText"/>
              <w:rPr>
                <w:ins w:id="924" w:author="Matt Lyon" w:date="2020-11-03T15:10:00Z"/>
                <w:rFonts w:ascii="Times New Roman" w:hAnsi="Times New Roman" w:cs="Times New Roman"/>
                <w:rPrChange w:id="925" w:author="Matt Lyon" w:date="2020-11-03T15:10:00Z">
                  <w:rPr>
                    <w:ins w:id="926" w:author="Matt Lyon" w:date="2020-11-03T15:10:00Z"/>
                    <w:rFonts w:ascii="Courier New" w:hAnsi="Courier New" w:cs="Courier New"/>
                  </w:rPr>
                </w:rPrChange>
              </w:rPr>
            </w:pPr>
            <w:ins w:id="927" w:author="Matt Lyon" w:date="2020-11-03T15:10:00Z">
              <w:r w:rsidRPr="00260A60">
                <w:rPr>
                  <w:rFonts w:ascii="Times New Roman" w:hAnsi="Times New Roman" w:cs="Times New Roman"/>
                  <w:rPrChange w:id="928" w:author="Matt Lyon" w:date="2020-11-03T15:10:00Z">
                    <w:rPr>
                      <w:rFonts w:ascii="Courier New" w:hAnsi="Courier New" w:cs="Courier New"/>
                    </w:rPr>
                  </w:rPrChange>
                </w:rPr>
                <w:t>0</w:t>
              </w:r>
            </w:ins>
          </w:p>
        </w:tc>
        <w:tc>
          <w:tcPr>
            <w:tcW w:w="1355" w:type="dxa"/>
            <w:tcPrChange w:id="929" w:author="Matt Lyon" w:date="2020-11-03T15:11:00Z">
              <w:tcPr>
                <w:tcW w:w="1575" w:type="dxa"/>
              </w:tcPr>
            </w:tcPrChange>
          </w:tcPr>
          <w:p w14:paraId="2AE4D8AE" w14:textId="77777777" w:rsidR="00260A60" w:rsidRPr="00260A60" w:rsidRDefault="00260A60" w:rsidP="007F7C24">
            <w:pPr>
              <w:pStyle w:val="PlainText"/>
              <w:rPr>
                <w:ins w:id="930" w:author="Matt Lyon" w:date="2020-11-03T15:10:00Z"/>
                <w:rFonts w:ascii="Times New Roman" w:hAnsi="Times New Roman" w:cs="Times New Roman"/>
                <w:rPrChange w:id="931" w:author="Matt Lyon" w:date="2020-11-03T15:10:00Z">
                  <w:rPr>
                    <w:ins w:id="932" w:author="Matt Lyon" w:date="2020-11-03T15:10:00Z"/>
                    <w:rFonts w:ascii="Courier New" w:hAnsi="Courier New" w:cs="Courier New"/>
                  </w:rPr>
                </w:rPrChange>
              </w:rPr>
            </w:pPr>
          </w:p>
        </w:tc>
        <w:tc>
          <w:tcPr>
            <w:tcW w:w="1763" w:type="dxa"/>
            <w:tcPrChange w:id="933" w:author="Matt Lyon" w:date="2020-11-03T15:11:00Z">
              <w:tcPr>
                <w:tcW w:w="1575" w:type="dxa"/>
              </w:tcPr>
            </w:tcPrChange>
          </w:tcPr>
          <w:p w14:paraId="285962E1" w14:textId="77777777" w:rsidR="00260A60" w:rsidRPr="00260A60" w:rsidRDefault="00260A60" w:rsidP="007F7C24">
            <w:pPr>
              <w:pStyle w:val="PlainText"/>
              <w:rPr>
                <w:ins w:id="934" w:author="Matt Lyon" w:date="2020-11-03T15:10:00Z"/>
                <w:rFonts w:ascii="Times New Roman" w:hAnsi="Times New Roman" w:cs="Times New Roman"/>
                <w:rPrChange w:id="935" w:author="Matt Lyon" w:date="2020-11-03T15:10:00Z">
                  <w:rPr>
                    <w:ins w:id="936" w:author="Matt Lyon" w:date="2020-11-03T15:10:00Z"/>
                    <w:rFonts w:ascii="Courier New" w:hAnsi="Courier New" w:cs="Courier New"/>
                  </w:rPr>
                </w:rPrChange>
              </w:rPr>
            </w:pPr>
            <w:ins w:id="937" w:author="Matt Lyon" w:date="2020-11-03T15:10:00Z">
              <w:r w:rsidRPr="00260A60">
                <w:rPr>
                  <w:rFonts w:ascii="Times New Roman" w:hAnsi="Times New Roman" w:cs="Times New Roman"/>
                  <w:rPrChange w:id="938" w:author="Matt Lyon" w:date="2020-11-03T15:10:00Z">
                    <w:rPr>
                      <w:rFonts w:ascii="Courier New" w:hAnsi="Courier New" w:cs="Courier New"/>
                    </w:rPr>
                  </w:rPrChange>
                </w:rPr>
                <w:t>0</w:t>
              </w:r>
            </w:ins>
          </w:p>
        </w:tc>
        <w:tc>
          <w:tcPr>
            <w:tcW w:w="1387" w:type="dxa"/>
            <w:tcPrChange w:id="939" w:author="Matt Lyon" w:date="2020-11-03T15:11:00Z">
              <w:tcPr>
                <w:tcW w:w="1575" w:type="dxa"/>
              </w:tcPr>
            </w:tcPrChange>
          </w:tcPr>
          <w:p w14:paraId="08331926" w14:textId="77777777" w:rsidR="00260A60" w:rsidRPr="00260A60" w:rsidRDefault="00260A60" w:rsidP="007F7C24">
            <w:pPr>
              <w:pStyle w:val="PlainText"/>
              <w:rPr>
                <w:ins w:id="940" w:author="Matt Lyon" w:date="2020-11-03T15:10:00Z"/>
                <w:rFonts w:ascii="Times New Roman" w:hAnsi="Times New Roman" w:cs="Times New Roman"/>
                <w:rPrChange w:id="941" w:author="Matt Lyon" w:date="2020-11-03T15:10:00Z">
                  <w:rPr>
                    <w:ins w:id="942" w:author="Matt Lyon" w:date="2020-11-03T15:10:00Z"/>
                    <w:rFonts w:ascii="Courier New" w:hAnsi="Courier New" w:cs="Courier New"/>
                  </w:rPr>
                </w:rPrChange>
              </w:rPr>
            </w:pPr>
          </w:p>
        </w:tc>
        <w:tc>
          <w:tcPr>
            <w:tcW w:w="1056" w:type="dxa"/>
            <w:tcPrChange w:id="943" w:author="Matt Lyon" w:date="2020-11-03T15:11:00Z">
              <w:tcPr>
                <w:tcW w:w="1575" w:type="dxa"/>
              </w:tcPr>
            </w:tcPrChange>
          </w:tcPr>
          <w:p w14:paraId="2B587E41" w14:textId="77777777" w:rsidR="00260A60" w:rsidRPr="00260A60" w:rsidRDefault="00260A60" w:rsidP="007F7C24">
            <w:pPr>
              <w:pStyle w:val="PlainText"/>
              <w:rPr>
                <w:ins w:id="944" w:author="Matt Lyon" w:date="2020-11-03T15:10:00Z"/>
                <w:rFonts w:ascii="Times New Roman" w:hAnsi="Times New Roman" w:cs="Times New Roman"/>
                <w:rPrChange w:id="945" w:author="Matt Lyon" w:date="2020-11-03T15:10:00Z">
                  <w:rPr>
                    <w:ins w:id="946" w:author="Matt Lyon" w:date="2020-11-03T15:10:00Z"/>
                    <w:rFonts w:ascii="Courier New" w:hAnsi="Courier New" w:cs="Courier New"/>
                  </w:rPr>
                </w:rPrChange>
              </w:rPr>
            </w:pPr>
          </w:p>
        </w:tc>
        <w:tc>
          <w:tcPr>
            <w:tcW w:w="1716" w:type="dxa"/>
            <w:tcPrChange w:id="947" w:author="Matt Lyon" w:date="2020-11-03T15:11:00Z">
              <w:tcPr>
                <w:tcW w:w="1575" w:type="dxa"/>
              </w:tcPr>
            </w:tcPrChange>
          </w:tcPr>
          <w:p w14:paraId="7CF046F8" w14:textId="77777777" w:rsidR="00260A60" w:rsidRPr="00260A60" w:rsidRDefault="00260A60" w:rsidP="007F7C24">
            <w:pPr>
              <w:pStyle w:val="PlainText"/>
              <w:rPr>
                <w:ins w:id="948" w:author="Matt Lyon" w:date="2020-11-03T15:10:00Z"/>
                <w:rFonts w:ascii="Times New Roman" w:hAnsi="Times New Roman" w:cs="Times New Roman"/>
                <w:rPrChange w:id="949" w:author="Matt Lyon" w:date="2020-11-03T15:10:00Z">
                  <w:rPr>
                    <w:ins w:id="950" w:author="Matt Lyon" w:date="2020-11-03T15:10:00Z"/>
                    <w:rFonts w:ascii="Courier New" w:hAnsi="Courier New" w:cs="Courier New"/>
                  </w:rPr>
                </w:rPrChange>
              </w:rPr>
            </w:pPr>
            <w:ins w:id="951" w:author="Matt Lyon" w:date="2020-11-03T15:10:00Z">
              <w:r w:rsidRPr="00260A60">
                <w:rPr>
                  <w:rFonts w:ascii="Times New Roman" w:hAnsi="Times New Roman" w:cs="Times New Roman"/>
                  <w:rPrChange w:id="952" w:author="Matt Lyon" w:date="2020-11-03T15:10:00Z">
                    <w:rPr>
                      <w:rFonts w:ascii="Courier New" w:hAnsi="Courier New" w:cs="Courier New"/>
                    </w:rPr>
                  </w:rPrChange>
                </w:rPr>
                <w:t>NA</w:t>
              </w:r>
            </w:ins>
          </w:p>
        </w:tc>
        <w:tc>
          <w:tcPr>
            <w:tcW w:w="1434" w:type="dxa"/>
            <w:tcPrChange w:id="953" w:author="Matt Lyon" w:date="2020-11-03T15:11:00Z">
              <w:tcPr>
                <w:tcW w:w="1575" w:type="dxa"/>
              </w:tcPr>
            </w:tcPrChange>
          </w:tcPr>
          <w:p w14:paraId="28DFA39D" w14:textId="77777777" w:rsidR="00260A60" w:rsidRPr="00260A60" w:rsidRDefault="00260A60" w:rsidP="007F7C24">
            <w:pPr>
              <w:pStyle w:val="PlainText"/>
              <w:rPr>
                <w:ins w:id="954" w:author="Matt Lyon" w:date="2020-11-03T15:10:00Z"/>
                <w:rFonts w:ascii="Times New Roman" w:hAnsi="Times New Roman" w:cs="Times New Roman"/>
                <w:rPrChange w:id="955" w:author="Matt Lyon" w:date="2020-11-03T15:10:00Z">
                  <w:rPr>
                    <w:ins w:id="956" w:author="Matt Lyon" w:date="2020-11-03T15:10:00Z"/>
                    <w:rFonts w:ascii="Courier New" w:hAnsi="Courier New" w:cs="Courier New"/>
                  </w:rPr>
                </w:rPrChange>
              </w:rPr>
            </w:pPr>
          </w:p>
        </w:tc>
        <w:tc>
          <w:tcPr>
            <w:tcW w:w="1061" w:type="dxa"/>
            <w:tcPrChange w:id="957" w:author="Matt Lyon" w:date="2020-11-03T15:11:00Z">
              <w:tcPr>
                <w:tcW w:w="1575" w:type="dxa"/>
              </w:tcPr>
            </w:tcPrChange>
          </w:tcPr>
          <w:p w14:paraId="269479E8" w14:textId="77777777" w:rsidR="00260A60" w:rsidRPr="00260A60" w:rsidRDefault="00260A60" w:rsidP="007F7C24">
            <w:pPr>
              <w:pStyle w:val="PlainText"/>
              <w:rPr>
                <w:ins w:id="958" w:author="Matt Lyon" w:date="2020-11-03T15:10:00Z"/>
                <w:rFonts w:ascii="Times New Roman" w:hAnsi="Times New Roman" w:cs="Times New Roman"/>
                <w:rPrChange w:id="959" w:author="Matt Lyon" w:date="2020-11-03T15:10:00Z">
                  <w:rPr>
                    <w:ins w:id="960" w:author="Matt Lyon" w:date="2020-11-03T15:10:00Z"/>
                    <w:rFonts w:ascii="Courier New" w:hAnsi="Courier New" w:cs="Courier New"/>
                  </w:rPr>
                </w:rPrChange>
              </w:rPr>
            </w:pPr>
          </w:p>
        </w:tc>
      </w:tr>
      <w:tr w:rsidR="00260A60" w:rsidRPr="00260A60" w14:paraId="2115DDA2" w14:textId="77777777" w:rsidTr="00260A60">
        <w:trPr>
          <w:ins w:id="961" w:author="Matt Lyon" w:date="2020-11-03T15:10:00Z"/>
        </w:trPr>
        <w:tc>
          <w:tcPr>
            <w:tcW w:w="1574" w:type="dxa"/>
            <w:tcPrChange w:id="962" w:author="Matt Lyon" w:date="2020-11-03T15:11:00Z">
              <w:tcPr>
                <w:tcW w:w="1574" w:type="dxa"/>
              </w:tcPr>
            </w:tcPrChange>
          </w:tcPr>
          <w:p w14:paraId="36BAB77C" w14:textId="77777777" w:rsidR="00260A60" w:rsidRPr="00260A60" w:rsidRDefault="00260A60" w:rsidP="007F7C24">
            <w:pPr>
              <w:pStyle w:val="PlainText"/>
              <w:rPr>
                <w:ins w:id="963" w:author="Matt Lyon" w:date="2020-11-03T15:10:00Z"/>
                <w:rFonts w:ascii="Times New Roman" w:hAnsi="Times New Roman" w:cs="Times New Roman"/>
                <w:rPrChange w:id="964" w:author="Matt Lyon" w:date="2020-11-03T15:10:00Z">
                  <w:rPr>
                    <w:ins w:id="965" w:author="Matt Lyon" w:date="2020-11-03T15:10:00Z"/>
                    <w:rFonts w:ascii="Courier New" w:hAnsi="Courier New" w:cs="Courier New"/>
                  </w:rPr>
                </w:rPrChange>
              </w:rPr>
            </w:pPr>
            <w:ins w:id="966" w:author="Matt Lyon" w:date="2020-11-03T15:10:00Z">
              <w:r w:rsidRPr="00260A60">
                <w:rPr>
                  <w:rFonts w:ascii="Times New Roman" w:hAnsi="Times New Roman" w:cs="Times New Roman"/>
                  <w:rPrChange w:id="967" w:author="Matt Lyon" w:date="2020-11-03T15:10:00Z">
                    <w:rPr>
                      <w:rFonts w:ascii="Courier New" w:hAnsi="Courier New" w:cs="Courier New"/>
                    </w:rPr>
                  </w:rPrChange>
                </w:rPr>
                <w:t>ML (L-Regression)</w:t>
              </w:r>
            </w:ins>
          </w:p>
        </w:tc>
        <w:tc>
          <w:tcPr>
            <w:tcW w:w="1795" w:type="dxa"/>
            <w:tcPrChange w:id="968" w:author="Matt Lyon" w:date="2020-11-03T15:11:00Z">
              <w:tcPr>
                <w:tcW w:w="1575" w:type="dxa"/>
              </w:tcPr>
            </w:tcPrChange>
          </w:tcPr>
          <w:p w14:paraId="341DE1DF" w14:textId="77777777" w:rsidR="00260A60" w:rsidRPr="00260A60" w:rsidRDefault="00260A60" w:rsidP="007F7C24">
            <w:pPr>
              <w:pStyle w:val="PlainText"/>
              <w:rPr>
                <w:ins w:id="969" w:author="Matt Lyon" w:date="2020-11-03T15:10:00Z"/>
                <w:rFonts w:ascii="Times New Roman" w:hAnsi="Times New Roman" w:cs="Times New Roman"/>
                <w:rPrChange w:id="970" w:author="Matt Lyon" w:date="2020-11-03T15:10:00Z">
                  <w:rPr>
                    <w:ins w:id="971" w:author="Matt Lyon" w:date="2020-11-03T15:10:00Z"/>
                    <w:rFonts w:ascii="Courier New" w:hAnsi="Courier New" w:cs="Courier New"/>
                  </w:rPr>
                </w:rPrChange>
              </w:rPr>
            </w:pPr>
            <w:ins w:id="972" w:author="Matt Lyon" w:date="2020-11-03T15:10:00Z">
              <w:r w:rsidRPr="00260A60">
                <w:rPr>
                  <w:rFonts w:ascii="Times New Roman" w:hAnsi="Times New Roman" w:cs="Times New Roman"/>
                  <w:rPrChange w:id="973" w:author="Matt Lyon" w:date="2020-11-03T15:10:00Z">
                    <w:rPr>
                      <w:rFonts w:ascii="Courier New" w:hAnsi="Courier New" w:cs="Courier New"/>
                    </w:rPr>
                  </w:rPrChange>
                </w:rPr>
                <w:t>0.75 (0.72-0.79)</w:t>
              </w:r>
            </w:ins>
          </w:p>
        </w:tc>
        <w:tc>
          <w:tcPr>
            <w:tcW w:w="1355" w:type="dxa"/>
            <w:tcPrChange w:id="974" w:author="Matt Lyon" w:date="2020-11-03T15:11:00Z">
              <w:tcPr>
                <w:tcW w:w="1575" w:type="dxa"/>
              </w:tcPr>
            </w:tcPrChange>
          </w:tcPr>
          <w:p w14:paraId="796EE8F9" w14:textId="77777777" w:rsidR="00260A60" w:rsidRPr="00260A60" w:rsidRDefault="00260A60" w:rsidP="007F7C24">
            <w:pPr>
              <w:pStyle w:val="PlainText"/>
              <w:rPr>
                <w:ins w:id="975" w:author="Matt Lyon" w:date="2020-11-03T15:10:00Z"/>
                <w:rFonts w:ascii="Times New Roman" w:hAnsi="Times New Roman" w:cs="Times New Roman"/>
                <w:rPrChange w:id="976" w:author="Matt Lyon" w:date="2020-11-03T15:10:00Z">
                  <w:rPr>
                    <w:ins w:id="977" w:author="Matt Lyon" w:date="2020-11-03T15:10:00Z"/>
                    <w:rFonts w:ascii="Courier New" w:hAnsi="Courier New" w:cs="Courier New"/>
                  </w:rPr>
                </w:rPrChange>
              </w:rPr>
            </w:pPr>
            <w:ins w:id="978" w:author="Matt Lyon" w:date="2020-11-03T15:10:00Z">
              <w:r w:rsidRPr="00260A60">
                <w:rPr>
                  <w:rFonts w:ascii="Times New Roman" w:hAnsi="Times New Roman" w:cs="Times New Roman"/>
                  <w:rPrChange w:id="979" w:author="Matt Lyon" w:date="2020-11-03T15:10:00Z">
                    <w:rPr>
                      <w:rFonts w:ascii="Courier New" w:hAnsi="Courier New" w:cs="Courier New"/>
                    </w:rPr>
                  </w:rPrChange>
                </w:rPr>
                <w:t>64 (35%)</w:t>
              </w:r>
            </w:ins>
          </w:p>
        </w:tc>
        <w:tc>
          <w:tcPr>
            <w:tcW w:w="1763" w:type="dxa"/>
            <w:tcPrChange w:id="980" w:author="Matt Lyon" w:date="2020-11-03T15:11:00Z">
              <w:tcPr>
                <w:tcW w:w="1575" w:type="dxa"/>
              </w:tcPr>
            </w:tcPrChange>
          </w:tcPr>
          <w:p w14:paraId="2EEC84CE" w14:textId="77777777" w:rsidR="00260A60" w:rsidRPr="00260A60" w:rsidRDefault="00260A60" w:rsidP="007F7C24">
            <w:pPr>
              <w:pStyle w:val="PlainText"/>
              <w:rPr>
                <w:ins w:id="981" w:author="Matt Lyon" w:date="2020-11-03T15:10:00Z"/>
                <w:rFonts w:ascii="Times New Roman" w:hAnsi="Times New Roman" w:cs="Times New Roman"/>
                <w:rPrChange w:id="982" w:author="Matt Lyon" w:date="2020-11-03T15:10:00Z">
                  <w:rPr>
                    <w:ins w:id="983" w:author="Matt Lyon" w:date="2020-11-03T15:10:00Z"/>
                    <w:rFonts w:ascii="Courier New" w:hAnsi="Courier New" w:cs="Courier New"/>
                  </w:rPr>
                </w:rPrChange>
              </w:rPr>
            </w:pPr>
            <w:ins w:id="984" w:author="Matt Lyon" w:date="2020-11-03T15:10:00Z">
              <w:r w:rsidRPr="00260A60">
                <w:rPr>
                  <w:rFonts w:ascii="Times New Roman" w:hAnsi="Times New Roman" w:cs="Times New Roman"/>
                  <w:rPrChange w:id="985" w:author="Matt Lyon" w:date="2020-11-03T15:10:00Z">
                    <w:rPr>
                      <w:rFonts w:ascii="Courier New" w:hAnsi="Courier New" w:cs="Courier New"/>
                    </w:rPr>
                  </w:rPrChange>
                </w:rPr>
                <w:t>0.56 (0.46-0.66)</w:t>
              </w:r>
            </w:ins>
          </w:p>
        </w:tc>
        <w:tc>
          <w:tcPr>
            <w:tcW w:w="1387" w:type="dxa"/>
            <w:tcPrChange w:id="986" w:author="Matt Lyon" w:date="2020-11-03T15:11:00Z">
              <w:tcPr>
                <w:tcW w:w="1575" w:type="dxa"/>
              </w:tcPr>
            </w:tcPrChange>
          </w:tcPr>
          <w:p w14:paraId="42AF9F7D" w14:textId="77777777" w:rsidR="00260A60" w:rsidRPr="00260A60" w:rsidRDefault="00260A60" w:rsidP="007F7C24">
            <w:pPr>
              <w:pStyle w:val="PlainText"/>
              <w:rPr>
                <w:ins w:id="987" w:author="Matt Lyon" w:date="2020-11-03T15:10:00Z"/>
                <w:rFonts w:ascii="Times New Roman" w:hAnsi="Times New Roman" w:cs="Times New Roman"/>
                <w:rPrChange w:id="988" w:author="Matt Lyon" w:date="2020-11-03T15:10:00Z">
                  <w:rPr>
                    <w:ins w:id="989" w:author="Matt Lyon" w:date="2020-11-03T15:10:00Z"/>
                    <w:rFonts w:ascii="Courier New" w:hAnsi="Courier New" w:cs="Courier New"/>
                  </w:rPr>
                </w:rPrChange>
              </w:rPr>
            </w:pPr>
            <w:ins w:id="990" w:author="Matt Lyon" w:date="2020-11-03T15:10:00Z">
              <w:r w:rsidRPr="00260A60">
                <w:rPr>
                  <w:rFonts w:ascii="Times New Roman" w:hAnsi="Times New Roman" w:cs="Times New Roman"/>
                  <w:rPrChange w:id="991" w:author="Matt Lyon" w:date="2020-11-03T15:10:00Z">
                    <w:rPr>
                      <w:rFonts w:ascii="Courier New" w:hAnsi="Courier New" w:cs="Courier New"/>
                    </w:rPr>
                  </w:rPrChange>
                </w:rPr>
                <w:t>10 (23.3%)</w:t>
              </w:r>
            </w:ins>
          </w:p>
        </w:tc>
        <w:tc>
          <w:tcPr>
            <w:tcW w:w="1056" w:type="dxa"/>
            <w:tcPrChange w:id="992" w:author="Matt Lyon" w:date="2020-11-03T15:11:00Z">
              <w:tcPr>
                <w:tcW w:w="1575" w:type="dxa"/>
              </w:tcPr>
            </w:tcPrChange>
          </w:tcPr>
          <w:p w14:paraId="66865147" w14:textId="77777777" w:rsidR="00260A60" w:rsidRPr="00260A60" w:rsidRDefault="00260A60" w:rsidP="007F7C24">
            <w:pPr>
              <w:pStyle w:val="PlainText"/>
              <w:rPr>
                <w:ins w:id="993" w:author="Matt Lyon" w:date="2020-11-03T15:10:00Z"/>
                <w:rFonts w:ascii="Times New Roman" w:hAnsi="Times New Roman" w:cs="Times New Roman"/>
                <w:rPrChange w:id="994" w:author="Matt Lyon" w:date="2020-11-03T15:10:00Z">
                  <w:rPr>
                    <w:ins w:id="995" w:author="Matt Lyon" w:date="2020-11-03T15:10:00Z"/>
                    <w:rFonts w:ascii="Courier New" w:hAnsi="Courier New" w:cs="Courier New"/>
                  </w:rPr>
                </w:rPrChange>
              </w:rPr>
            </w:pPr>
            <w:ins w:id="996" w:author="Matt Lyon" w:date="2020-11-03T15:10:00Z">
              <w:r w:rsidRPr="00260A60">
                <w:rPr>
                  <w:rFonts w:ascii="Times New Roman" w:hAnsi="Times New Roman" w:cs="Times New Roman"/>
                  <w:rPrChange w:id="997" w:author="Matt Lyon" w:date="2020-11-03T15:10:00Z">
                    <w:rPr>
                      <w:rFonts w:ascii="Courier New" w:hAnsi="Courier New" w:cs="Courier New"/>
                    </w:rPr>
                  </w:rPrChange>
                </w:rPr>
                <w:t>0.3</w:t>
              </w:r>
            </w:ins>
          </w:p>
        </w:tc>
        <w:tc>
          <w:tcPr>
            <w:tcW w:w="1716" w:type="dxa"/>
            <w:tcPrChange w:id="998" w:author="Matt Lyon" w:date="2020-11-03T15:11:00Z">
              <w:tcPr>
                <w:tcW w:w="1575" w:type="dxa"/>
              </w:tcPr>
            </w:tcPrChange>
          </w:tcPr>
          <w:p w14:paraId="49E90CF3" w14:textId="77777777" w:rsidR="00260A60" w:rsidRPr="00260A60" w:rsidRDefault="00260A60" w:rsidP="007F7C24">
            <w:pPr>
              <w:pStyle w:val="PlainText"/>
              <w:rPr>
                <w:ins w:id="999" w:author="Matt Lyon" w:date="2020-11-03T15:10:00Z"/>
                <w:rFonts w:ascii="Times New Roman" w:hAnsi="Times New Roman" w:cs="Times New Roman"/>
                <w:rPrChange w:id="1000" w:author="Matt Lyon" w:date="2020-11-03T15:10:00Z">
                  <w:rPr>
                    <w:ins w:id="1001" w:author="Matt Lyon" w:date="2020-11-03T15:10:00Z"/>
                    <w:rFonts w:ascii="Courier New" w:hAnsi="Courier New" w:cs="Courier New"/>
                  </w:rPr>
                </w:rPrChange>
              </w:rPr>
            </w:pPr>
            <w:ins w:id="1002" w:author="Matt Lyon" w:date="2020-11-03T15:10:00Z">
              <w:r w:rsidRPr="00260A60">
                <w:rPr>
                  <w:rFonts w:ascii="Times New Roman" w:hAnsi="Times New Roman" w:cs="Times New Roman"/>
                  <w:rPrChange w:id="1003" w:author="Matt Lyon" w:date="2020-11-03T15:10:00Z">
                    <w:rPr>
                      <w:rFonts w:ascii="Courier New" w:hAnsi="Courier New" w:cs="Courier New"/>
                    </w:rPr>
                  </w:rPrChange>
                </w:rPr>
                <w:t>NA</w:t>
              </w:r>
            </w:ins>
          </w:p>
        </w:tc>
        <w:tc>
          <w:tcPr>
            <w:tcW w:w="1434" w:type="dxa"/>
            <w:tcPrChange w:id="1004" w:author="Matt Lyon" w:date="2020-11-03T15:11:00Z">
              <w:tcPr>
                <w:tcW w:w="1575" w:type="dxa"/>
              </w:tcPr>
            </w:tcPrChange>
          </w:tcPr>
          <w:p w14:paraId="0CA29F4C" w14:textId="77777777" w:rsidR="00260A60" w:rsidRPr="00260A60" w:rsidRDefault="00260A60" w:rsidP="007F7C24">
            <w:pPr>
              <w:pStyle w:val="PlainText"/>
              <w:rPr>
                <w:ins w:id="1005" w:author="Matt Lyon" w:date="2020-11-03T15:10:00Z"/>
                <w:rFonts w:ascii="Times New Roman" w:hAnsi="Times New Roman" w:cs="Times New Roman"/>
                <w:rPrChange w:id="1006" w:author="Matt Lyon" w:date="2020-11-03T15:10:00Z">
                  <w:rPr>
                    <w:ins w:id="1007" w:author="Matt Lyon" w:date="2020-11-03T15:10:00Z"/>
                    <w:rFonts w:ascii="Courier New" w:hAnsi="Courier New" w:cs="Courier New"/>
                  </w:rPr>
                </w:rPrChange>
              </w:rPr>
            </w:pPr>
            <w:ins w:id="1008" w:author="Matt Lyon" w:date="2020-11-03T15:10:00Z">
              <w:r w:rsidRPr="00260A60">
                <w:rPr>
                  <w:rFonts w:ascii="Times New Roman" w:hAnsi="Times New Roman" w:cs="Times New Roman"/>
                  <w:rPrChange w:id="1009" w:author="Matt Lyon" w:date="2020-11-03T15:10:00Z">
                    <w:rPr>
                      <w:rFonts w:ascii="Courier New" w:hAnsi="Courier New" w:cs="Courier New"/>
                    </w:rPr>
                  </w:rPrChange>
                </w:rPr>
                <w:t>NA</w:t>
              </w:r>
            </w:ins>
          </w:p>
        </w:tc>
        <w:tc>
          <w:tcPr>
            <w:tcW w:w="1061" w:type="dxa"/>
            <w:tcPrChange w:id="1010" w:author="Matt Lyon" w:date="2020-11-03T15:11:00Z">
              <w:tcPr>
                <w:tcW w:w="1575" w:type="dxa"/>
              </w:tcPr>
            </w:tcPrChange>
          </w:tcPr>
          <w:p w14:paraId="55C5D1FE" w14:textId="77777777" w:rsidR="00260A60" w:rsidRPr="00260A60" w:rsidRDefault="00260A60" w:rsidP="007F7C24">
            <w:pPr>
              <w:pStyle w:val="PlainText"/>
              <w:rPr>
                <w:ins w:id="1011" w:author="Matt Lyon" w:date="2020-11-03T15:10:00Z"/>
                <w:rFonts w:ascii="Times New Roman" w:hAnsi="Times New Roman" w:cs="Times New Roman"/>
                <w:rPrChange w:id="1012" w:author="Matt Lyon" w:date="2020-11-03T15:10:00Z">
                  <w:rPr>
                    <w:ins w:id="1013" w:author="Matt Lyon" w:date="2020-11-03T15:10:00Z"/>
                    <w:rFonts w:ascii="Courier New" w:hAnsi="Courier New" w:cs="Courier New"/>
                  </w:rPr>
                </w:rPrChange>
              </w:rPr>
            </w:pPr>
            <w:ins w:id="1014" w:author="Matt Lyon" w:date="2020-11-03T15:10:00Z">
              <w:r w:rsidRPr="00260A60">
                <w:rPr>
                  <w:rFonts w:ascii="Times New Roman" w:hAnsi="Times New Roman" w:cs="Times New Roman"/>
                  <w:rPrChange w:id="1015" w:author="Matt Lyon" w:date="2020-11-03T15:10:00Z">
                    <w:rPr>
                      <w:rFonts w:ascii="Courier New" w:hAnsi="Courier New" w:cs="Courier New"/>
                    </w:rPr>
                  </w:rPrChange>
                </w:rPr>
                <w:t>NA</w:t>
              </w:r>
            </w:ins>
          </w:p>
        </w:tc>
      </w:tr>
      <w:tr w:rsidR="00260A60" w:rsidRPr="00260A60" w14:paraId="6B890C6B" w14:textId="77777777" w:rsidTr="00260A60">
        <w:trPr>
          <w:ins w:id="1016" w:author="Matt Lyon" w:date="2020-11-03T15:10:00Z"/>
        </w:trPr>
        <w:tc>
          <w:tcPr>
            <w:tcW w:w="1574" w:type="dxa"/>
            <w:tcPrChange w:id="1017" w:author="Matt Lyon" w:date="2020-11-03T15:11:00Z">
              <w:tcPr>
                <w:tcW w:w="1574" w:type="dxa"/>
              </w:tcPr>
            </w:tcPrChange>
          </w:tcPr>
          <w:p w14:paraId="5EE459F4" w14:textId="77777777" w:rsidR="00260A60" w:rsidRPr="00260A60" w:rsidRDefault="00260A60" w:rsidP="007F7C24">
            <w:pPr>
              <w:pStyle w:val="PlainText"/>
              <w:rPr>
                <w:ins w:id="1018" w:author="Matt Lyon" w:date="2020-11-03T15:10:00Z"/>
                <w:rFonts w:ascii="Times New Roman" w:hAnsi="Times New Roman" w:cs="Times New Roman"/>
                <w:rPrChange w:id="1019" w:author="Matt Lyon" w:date="2020-11-03T15:10:00Z">
                  <w:rPr>
                    <w:ins w:id="1020" w:author="Matt Lyon" w:date="2020-11-03T15:10:00Z"/>
                    <w:rFonts w:ascii="Courier New" w:hAnsi="Courier New" w:cs="Courier New"/>
                  </w:rPr>
                </w:rPrChange>
              </w:rPr>
            </w:pPr>
            <w:ins w:id="1021" w:author="Matt Lyon" w:date="2020-11-03T15:10:00Z">
              <w:r w:rsidRPr="00260A60">
                <w:rPr>
                  <w:rFonts w:ascii="Times New Roman" w:hAnsi="Times New Roman" w:cs="Times New Roman"/>
                  <w:rPrChange w:id="1022" w:author="Matt Lyon" w:date="2020-11-03T15:10:00Z">
                    <w:rPr>
                      <w:rFonts w:ascii="Courier New" w:hAnsi="Courier New" w:cs="Courier New"/>
                    </w:rPr>
                  </w:rPrChange>
                </w:rPr>
                <w:t>p-value**</w:t>
              </w:r>
            </w:ins>
          </w:p>
        </w:tc>
        <w:tc>
          <w:tcPr>
            <w:tcW w:w="1795" w:type="dxa"/>
            <w:tcPrChange w:id="1023" w:author="Matt Lyon" w:date="2020-11-03T15:11:00Z">
              <w:tcPr>
                <w:tcW w:w="1575" w:type="dxa"/>
              </w:tcPr>
            </w:tcPrChange>
          </w:tcPr>
          <w:p w14:paraId="795BD821" w14:textId="77777777" w:rsidR="00260A60" w:rsidRPr="00260A60" w:rsidRDefault="00260A60" w:rsidP="007F7C24">
            <w:pPr>
              <w:pStyle w:val="PlainText"/>
              <w:rPr>
                <w:ins w:id="1024" w:author="Matt Lyon" w:date="2020-11-03T15:10:00Z"/>
                <w:rFonts w:ascii="Times New Roman" w:hAnsi="Times New Roman" w:cs="Times New Roman"/>
                <w:rPrChange w:id="1025" w:author="Matt Lyon" w:date="2020-11-03T15:10:00Z">
                  <w:rPr>
                    <w:ins w:id="1026" w:author="Matt Lyon" w:date="2020-11-03T15:10:00Z"/>
                    <w:rFonts w:ascii="Courier New" w:hAnsi="Courier New" w:cs="Courier New"/>
                  </w:rPr>
                </w:rPrChange>
              </w:rPr>
            </w:pPr>
            <w:ins w:id="1027" w:author="Matt Lyon" w:date="2020-11-03T15:10:00Z">
              <w:r w:rsidRPr="00260A60">
                <w:rPr>
                  <w:rFonts w:ascii="Times New Roman" w:hAnsi="Times New Roman" w:cs="Times New Roman"/>
                  <w:rPrChange w:id="1028" w:author="Matt Lyon" w:date="2020-11-03T15:10:00Z">
                    <w:rPr>
                      <w:rFonts w:ascii="Courier New" w:hAnsi="Courier New" w:cs="Courier New"/>
                    </w:rPr>
                  </w:rPrChange>
                </w:rPr>
                <w:t>0</w:t>
              </w:r>
            </w:ins>
          </w:p>
        </w:tc>
        <w:tc>
          <w:tcPr>
            <w:tcW w:w="1355" w:type="dxa"/>
            <w:tcPrChange w:id="1029" w:author="Matt Lyon" w:date="2020-11-03T15:11:00Z">
              <w:tcPr>
                <w:tcW w:w="1575" w:type="dxa"/>
              </w:tcPr>
            </w:tcPrChange>
          </w:tcPr>
          <w:p w14:paraId="537F58CE" w14:textId="77777777" w:rsidR="00260A60" w:rsidRPr="00260A60" w:rsidRDefault="00260A60" w:rsidP="007F7C24">
            <w:pPr>
              <w:pStyle w:val="PlainText"/>
              <w:rPr>
                <w:ins w:id="1030" w:author="Matt Lyon" w:date="2020-11-03T15:10:00Z"/>
                <w:rFonts w:ascii="Times New Roman" w:hAnsi="Times New Roman" w:cs="Times New Roman"/>
                <w:rPrChange w:id="1031" w:author="Matt Lyon" w:date="2020-11-03T15:10:00Z">
                  <w:rPr>
                    <w:ins w:id="1032" w:author="Matt Lyon" w:date="2020-11-03T15:10:00Z"/>
                    <w:rFonts w:ascii="Courier New" w:hAnsi="Courier New" w:cs="Courier New"/>
                  </w:rPr>
                </w:rPrChange>
              </w:rPr>
            </w:pPr>
          </w:p>
        </w:tc>
        <w:tc>
          <w:tcPr>
            <w:tcW w:w="1763" w:type="dxa"/>
            <w:tcPrChange w:id="1033" w:author="Matt Lyon" w:date="2020-11-03T15:11:00Z">
              <w:tcPr>
                <w:tcW w:w="1575" w:type="dxa"/>
              </w:tcPr>
            </w:tcPrChange>
          </w:tcPr>
          <w:p w14:paraId="577EC98D" w14:textId="77777777" w:rsidR="00260A60" w:rsidRPr="00260A60" w:rsidRDefault="00260A60" w:rsidP="007F7C24">
            <w:pPr>
              <w:pStyle w:val="PlainText"/>
              <w:rPr>
                <w:ins w:id="1034" w:author="Matt Lyon" w:date="2020-11-03T15:10:00Z"/>
                <w:rFonts w:ascii="Times New Roman" w:hAnsi="Times New Roman" w:cs="Times New Roman"/>
                <w:rPrChange w:id="1035" w:author="Matt Lyon" w:date="2020-11-03T15:10:00Z">
                  <w:rPr>
                    <w:ins w:id="1036" w:author="Matt Lyon" w:date="2020-11-03T15:10:00Z"/>
                    <w:rFonts w:ascii="Courier New" w:hAnsi="Courier New" w:cs="Courier New"/>
                  </w:rPr>
                </w:rPrChange>
              </w:rPr>
            </w:pPr>
            <w:ins w:id="1037" w:author="Matt Lyon" w:date="2020-11-03T15:10:00Z">
              <w:r w:rsidRPr="00260A60">
                <w:rPr>
                  <w:rFonts w:ascii="Times New Roman" w:hAnsi="Times New Roman" w:cs="Times New Roman"/>
                  <w:rPrChange w:id="1038" w:author="Matt Lyon" w:date="2020-11-03T15:10:00Z">
                    <w:rPr>
                      <w:rFonts w:ascii="Courier New" w:hAnsi="Courier New" w:cs="Courier New"/>
                    </w:rPr>
                  </w:rPrChange>
                </w:rPr>
                <w:t>0.29</w:t>
              </w:r>
            </w:ins>
          </w:p>
        </w:tc>
        <w:tc>
          <w:tcPr>
            <w:tcW w:w="1387" w:type="dxa"/>
            <w:tcPrChange w:id="1039" w:author="Matt Lyon" w:date="2020-11-03T15:11:00Z">
              <w:tcPr>
                <w:tcW w:w="1575" w:type="dxa"/>
              </w:tcPr>
            </w:tcPrChange>
          </w:tcPr>
          <w:p w14:paraId="36070396" w14:textId="77777777" w:rsidR="00260A60" w:rsidRPr="00260A60" w:rsidRDefault="00260A60" w:rsidP="007F7C24">
            <w:pPr>
              <w:pStyle w:val="PlainText"/>
              <w:rPr>
                <w:ins w:id="1040" w:author="Matt Lyon" w:date="2020-11-03T15:10:00Z"/>
                <w:rFonts w:ascii="Times New Roman" w:hAnsi="Times New Roman" w:cs="Times New Roman"/>
                <w:rPrChange w:id="1041" w:author="Matt Lyon" w:date="2020-11-03T15:10:00Z">
                  <w:rPr>
                    <w:ins w:id="1042" w:author="Matt Lyon" w:date="2020-11-03T15:10:00Z"/>
                    <w:rFonts w:ascii="Courier New" w:hAnsi="Courier New" w:cs="Courier New"/>
                  </w:rPr>
                </w:rPrChange>
              </w:rPr>
            </w:pPr>
          </w:p>
        </w:tc>
        <w:tc>
          <w:tcPr>
            <w:tcW w:w="1056" w:type="dxa"/>
            <w:tcPrChange w:id="1043" w:author="Matt Lyon" w:date="2020-11-03T15:11:00Z">
              <w:tcPr>
                <w:tcW w:w="1575" w:type="dxa"/>
              </w:tcPr>
            </w:tcPrChange>
          </w:tcPr>
          <w:p w14:paraId="46215168" w14:textId="77777777" w:rsidR="00260A60" w:rsidRPr="00260A60" w:rsidRDefault="00260A60" w:rsidP="007F7C24">
            <w:pPr>
              <w:pStyle w:val="PlainText"/>
              <w:rPr>
                <w:ins w:id="1044" w:author="Matt Lyon" w:date="2020-11-03T15:10:00Z"/>
                <w:rFonts w:ascii="Times New Roman" w:hAnsi="Times New Roman" w:cs="Times New Roman"/>
                <w:rPrChange w:id="1045" w:author="Matt Lyon" w:date="2020-11-03T15:10:00Z">
                  <w:rPr>
                    <w:ins w:id="1046" w:author="Matt Lyon" w:date="2020-11-03T15:10:00Z"/>
                    <w:rFonts w:ascii="Courier New" w:hAnsi="Courier New" w:cs="Courier New"/>
                  </w:rPr>
                </w:rPrChange>
              </w:rPr>
            </w:pPr>
          </w:p>
        </w:tc>
        <w:tc>
          <w:tcPr>
            <w:tcW w:w="1716" w:type="dxa"/>
            <w:tcPrChange w:id="1047" w:author="Matt Lyon" w:date="2020-11-03T15:11:00Z">
              <w:tcPr>
                <w:tcW w:w="1575" w:type="dxa"/>
              </w:tcPr>
            </w:tcPrChange>
          </w:tcPr>
          <w:p w14:paraId="073CDA4D" w14:textId="77777777" w:rsidR="00260A60" w:rsidRPr="00260A60" w:rsidRDefault="00260A60" w:rsidP="007F7C24">
            <w:pPr>
              <w:pStyle w:val="PlainText"/>
              <w:rPr>
                <w:ins w:id="1048" w:author="Matt Lyon" w:date="2020-11-03T15:10:00Z"/>
                <w:rFonts w:ascii="Times New Roman" w:hAnsi="Times New Roman" w:cs="Times New Roman"/>
                <w:rPrChange w:id="1049" w:author="Matt Lyon" w:date="2020-11-03T15:10:00Z">
                  <w:rPr>
                    <w:ins w:id="1050" w:author="Matt Lyon" w:date="2020-11-03T15:10:00Z"/>
                    <w:rFonts w:ascii="Courier New" w:hAnsi="Courier New" w:cs="Courier New"/>
                  </w:rPr>
                </w:rPrChange>
              </w:rPr>
            </w:pPr>
            <w:ins w:id="1051" w:author="Matt Lyon" w:date="2020-11-03T15:10:00Z">
              <w:r w:rsidRPr="00260A60">
                <w:rPr>
                  <w:rFonts w:ascii="Times New Roman" w:hAnsi="Times New Roman" w:cs="Times New Roman"/>
                  <w:rPrChange w:id="1052" w:author="Matt Lyon" w:date="2020-11-03T15:10:00Z">
                    <w:rPr>
                      <w:rFonts w:ascii="Courier New" w:hAnsi="Courier New" w:cs="Courier New"/>
                    </w:rPr>
                  </w:rPrChange>
                </w:rPr>
                <w:t>NA</w:t>
              </w:r>
            </w:ins>
          </w:p>
        </w:tc>
        <w:tc>
          <w:tcPr>
            <w:tcW w:w="1434" w:type="dxa"/>
            <w:tcPrChange w:id="1053" w:author="Matt Lyon" w:date="2020-11-03T15:11:00Z">
              <w:tcPr>
                <w:tcW w:w="1575" w:type="dxa"/>
              </w:tcPr>
            </w:tcPrChange>
          </w:tcPr>
          <w:p w14:paraId="448F7571" w14:textId="77777777" w:rsidR="00260A60" w:rsidRPr="00260A60" w:rsidRDefault="00260A60" w:rsidP="007F7C24">
            <w:pPr>
              <w:pStyle w:val="PlainText"/>
              <w:rPr>
                <w:ins w:id="1054" w:author="Matt Lyon" w:date="2020-11-03T15:10:00Z"/>
                <w:rFonts w:ascii="Times New Roman" w:hAnsi="Times New Roman" w:cs="Times New Roman"/>
                <w:rPrChange w:id="1055" w:author="Matt Lyon" w:date="2020-11-03T15:10:00Z">
                  <w:rPr>
                    <w:ins w:id="1056" w:author="Matt Lyon" w:date="2020-11-03T15:10:00Z"/>
                    <w:rFonts w:ascii="Courier New" w:hAnsi="Courier New" w:cs="Courier New"/>
                  </w:rPr>
                </w:rPrChange>
              </w:rPr>
            </w:pPr>
          </w:p>
        </w:tc>
        <w:tc>
          <w:tcPr>
            <w:tcW w:w="1061" w:type="dxa"/>
            <w:tcPrChange w:id="1057" w:author="Matt Lyon" w:date="2020-11-03T15:11:00Z">
              <w:tcPr>
                <w:tcW w:w="1575" w:type="dxa"/>
              </w:tcPr>
            </w:tcPrChange>
          </w:tcPr>
          <w:p w14:paraId="4E99561A" w14:textId="77777777" w:rsidR="00260A60" w:rsidRPr="00260A60" w:rsidRDefault="00260A60" w:rsidP="007F7C24">
            <w:pPr>
              <w:pStyle w:val="PlainText"/>
              <w:rPr>
                <w:ins w:id="1058" w:author="Matt Lyon" w:date="2020-11-03T15:10:00Z"/>
                <w:rFonts w:ascii="Times New Roman" w:hAnsi="Times New Roman" w:cs="Times New Roman"/>
                <w:rPrChange w:id="1059" w:author="Matt Lyon" w:date="2020-11-03T15:10:00Z">
                  <w:rPr>
                    <w:ins w:id="1060" w:author="Matt Lyon" w:date="2020-11-03T15:10:00Z"/>
                    <w:rFonts w:ascii="Courier New" w:hAnsi="Courier New" w:cs="Courier New"/>
                  </w:rPr>
                </w:rPrChange>
              </w:rPr>
            </w:pPr>
          </w:p>
        </w:tc>
      </w:tr>
      <w:tr w:rsidR="00260A60" w:rsidRPr="00260A60" w14:paraId="011BCB07" w14:textId="77777777" w:rsidTr="00260A60">
        <w:trPr>
          <w:ins w:id="1061" w:author="Matt Lyon" w:date="2020-11-03T15:10:00Z"/>
        </w:trPr>
        <w:tc>
          <w:tcPr>
            <w:tcW w:w="1574" w:type="dxa"/>
            <w:tcPrChange w:id="1062" w:author="Matt Lyon" w:date="2020-11-03T15:11:00Z">
              <w:tcPr>
                <w:tcW w:w="1574" w:type="dxa"/>
              </w:tcPr>
            </w:tcPrChange>
          </w:tcPr>
          <w:p w14:paraId="03AE5112" w14:textId="77777777" w:rsidR="00260A60" w:rsidRPr="00260A60" w:rsidRDefault="00260A60" w:rsidP="007F7C24">
            <w:pPr>
              <w:pStyle w:val="PlainText"/>
              <w:rPr>
                <w:ins w:id="1063" w:author="Matt Lyon" w:date="2020-11-03T15:10:00Z"/>
                <w:rFonts w:ascii="Times New Roman" w:hAnsi="Times New Roman" w:cs="Times New Roman"/>
                <w:rPrChange w:id="1064" w:author="Matt Lyon" w:date="2020-11-03T15:10:00Z">
                  <w:rPr>
                    <w:ins w:id="1065" w:author="Matt Lyon" w:date="2020-11-03T15:10:00Z"/>
                    <w:rFonts w:ascii="Courier New" w:hAnsi="Courier New" w:cs="Courier New"/>
                  </w:rPr>
                </w:rPrChange>
              </w:rPr>
            </w:pPr>
            <w:ins w:id="1066" w:author="Matt Lyon" w:date="2020-11-03T15:10:00Z">
              <w:r w:rsidRPr="00260A60">
                <w:rPr>
                  <w:rFonts w:ascii="Times New Roman" w:hAnsi="Times New Roman" w:cs="Times New Roman"/>
                  <w:rPrChange w:id="1067" w:author="Matt Lyon" w:date="2020-11-03T15:10:00Z">
                    <w:rPr>
                      <w:rFonts w:ascii="Courier New" w:hAnsi="Courier New" w:cs="Courier New"/>
                    </w:rPr>
                  </w:rPrChange>
                </w:rPr>
                <w:t>ML (Random Forest)</w:t>
              </w:r>
            </w:ins>
          </w:p>
        </w:tc>
        <w:tc>
          <w:tcPr>
            <w:tcW w:w="1795" w:type="dxa"/>
            <w:tcPrChange w:id="1068" w:author="Matt Lyon" w:date="2020-11-03T15:11:00Z">
              <w:tcPr>
                <w:tcW w:w="1575" w:type="dxa"/>
              </w:tcPr>
            </w:tcPrChange>
          </w:tcPr>
          <w:p w14:paraId="5168DE1A" w14:textId="77777777" w:rsidR="00260A60" w:rsidRPr="00260A60" w:rsidRDefault="00260A60" w:rsidP="007F7C24">
            <w:pPr>
              <w:pStyle w:val="PlainText"/>
              <w:rPr>
                <w:ins w:id="1069" w:author="Matt Lyon" w:date="2020-11-03T15:10:00Z"/>
                <w:rFonts w:ascii="Times New Roman" w:hAnsi="Times New Roman" w:cs="Times New Roman"/>
                <w:rPrChange w:id="1070" w:author="Matt Lyon" w:date="2020-11-03T15:10:00Z">
                  <w:rPr>
                    <w:ins w:id="1071" w:author="Matt Lyon" w:date="2020-11-03T15:10:00Z"/>
                    <w:rFonts w:ascii="Courier New" w:hAnsi="Courier New" w:cs="Courier New"/>
                  </w:rPr>
                </w:rPrChange>
              </w:rPr>
            </w:pPr>
            <w:ins w:id="1072" w:author="Matt Lyon" w:date="2020-11-03T15:10:00Z">
              <w:r w:rsidRPr="00260A60">
                <w:rPr>
                  <w:rFonts w:ascii="Times New Roman" w:hAnsi="Times New Roman" w:cs="Times New Roman"/>
                  <w:rPrChange w:id="1073" w:author="Matt Lyon" w:date="2020-11-03T15:10:00Z">
                    <w:rPr>
                      <w:rFonts w:ascii="Courier New" w:hAnsi="Courier New" w:cs="Courier New"/>
                    </w:rPr>
                  </w:rPrChange>
                </w:rPr>
                <w:t>0.65 (0.61-0.68)</w:t>
              </w:r>
            </w:ins>
          </w:p>
        </w:tc>
        <w:tc>
          <w:tcPr>
            <w:tcW w:w="1355" w:type="dxa"/>
            <w:tcPrChange w:id="1074" w:author="Matt Lyon" w:date="2020-11-03T15:11:00Z">
              <w:tcPr>
                <w:tcW w:w="1575" w:type="dxa"/>
              </w:tcPr>
            </w:tcPrChange>
          </w:tcPr>
          <w:p w14:paraId="3F1D7EFC" w14:textId="77777777" w:rsidR="00260A60" w:rsidRPr="00260A60" w:rsidRDefault="00260A60" w:rsidP="007F7C24">
            <w:pPr>
              <w:pStyle w:val="PlainText"/>
              <w:rPr>
                <w:ins w:id="1075" w:author="Matt Lyon" w:date="2020-11-03T15:10:00Z"/>
                <w:rFonts w:ascii="Times New Roman" w:hAnsi="Times New Roman" w:cs="Times New Roman"/>
                <w:rPrChange w:id="1076" w:author="Matt Lyon" w:date="2020-11-03T15:10:00Z">
                  <w:rPr>
                    <w:ins w:id="1077" w:author="Matt Lyon" w:date="2020-11-03T15:10:00Z"/>
                    <w:rFonts w:ascii="Courier New" w:hAnsi="Courier New" w:cs="Courier New"/>
                  </w:rPr>
                </w:rPrChange>
              </w:rPr>
            </w:pPr>
            <w:ins w:id="1078" w:author="Matt Lyon" w:date="2020-11-03T15:10:00Z">
              <w:r w:rsidRPr="00260A60">
                <w:rPr>
                  <w:rFonts w:ascii="Times New Roman" w:hAnsi="Times New Roman" w:cs="Times New Roman"/>
                  <w:rPrChange w:id="1079" w:author="Matt Lyon" w:date="2020-11-03T15:10:00Z">
                    <w:rPr>
                      <w:rFonts w:ascii="Courier New" w:hAnsi="Courier New" w:cs="Courier New"/>
                    </w:rPr>
                  </w:rPrChange>
                </w:rPr>
                <w:t>52 (28.4%)</w:t>
              </w:r>
            </w:ins>
          </w:p>
        </w:tc>
        <w:tc>
          <w:tcPr>
            <w:tcW w:w="1763" w:type="dxa"/>
            <w:tcPrChange w:id="1080" w:author="Matt Lyon" w:date="2020-11-03T15:11:00Z">
              <w:tcPr>
                <w:tcW w:w="1575" w:type="dxa"/>
              </w:tcPr>
            </w:tcPrChange>
          </w:tcPr>
          <w:p w14:paraId="699D66D5" w14:textId="77777777" w:rsidR="00260A60" w:rsidRPr="00260A60" w:rsidRDefault="00260A60" w:rsidP="007F7C24">
            <w:pPr>
              <w:pStyle w:val="PlainText"/>
              <w:rPr>
                <w:ins w:id="1081" w:author="Matt Lyon" w:date="2020-11-03T15:10:00Z"/>
                <w:rFonts w:ascii="Times New Roman" w:hAnsi="Times New Roman" w:cs="Times New Roman"/>
                <w:rPrChange w:id="1082" w:author="Matt Lyon" w:date="2020-11-03T15:10:00Z">
                  <w:rPr>
                    <w:ins w:id="1083" w:author="Matt Lyon" w:date="2020-11-03T15:10:00Z"/>
                    <w:rFonts w:ascii="Courier New" w:hAnsi="Courier New" w:cs="Courier New"/>
                  </w:rPr>
                </w:rPrChange>
              </w:rPr>
            </w:pPr>
            <w:ins w:id="1084" w:author="Matt Lyon" w:date="2020-11-03T15:10:00Z">
              <w:r w:rsidRPr="00260A60">
                <w:rPr>
                  <w:rFonts w:ascii="Times New Roman" w:hAnsi="Times New Roman" w:cs="Times New Roman"/>
                  <w:rPrChange w:id="1085" w:author="Matt Lyon" w:date="2020-11-03T15:10:00Z">
                    <w:rPr>
                      <w:rFonts w:ascii="Courier New" w:hAnsi="Courier New" w:cs="Courier New"/>
                    </w:rPr>
                  </w:rPrChange>
                </w:rPr>
                <w:t>0.61 (0.52-0.69)</w:t>
              </w:r>
            </w:ins>
          </w:p>
        </w:tc>
        <w:tc>
          <w:tcPr>
            <w:tcW w:w="1387" w:type="dxa"/>
            <w:tcPrChange w:id="1086" w:author="Matt Lyon" w:date="2020-11-03T15:11:00Z">
              <w:tcPr>
                <w:tcW w:w="1575" w:type="dxa"/>
              </w:tcPr>
            </w:tcPrChange>
          </w:tcPr>
          <w:p w14:paraId="567ED8B0" w14:textId="77777777" w:rsidR="00260A60" w:rsidRPr="00260A60" w:rsidRDefault="00260A60" w:rsidP="007F7C24">
            <w:pPr>
              <w:pStyle w:val="PlainText"/>
              <w:rPr>
                <w:ins w:id="1087" w:author="Matt Lyon" w:date="2020-11-03T15:10:00Z"/>
                <w:rFonts w:ascii="Times New Roman" w:hAnsi="Times New Roman" w:cs="Times New Roman"/>
                <w:rPrChange w:id="1088" w:author="Matt Lyon" w:date="2020-11-03T15:10:00Z">
                  <w:rPr>
                    <w:ins w:id="1089" w:author="Matt Lyon" w:date="2020-11-03T15:10:00Z"/>
                    <w:rFonts w:ascii="Courier New" w:hAnsi="Courier New" w:cs="Courier New"/>
                  </w:rPr>
                </w:rPrChange>
              </w:rPr>
            </w:pPr>
            <w:ins w:id="1090" w:author="Matt Lyon" w:date="2020-11-03T15:10:00Z">
              <w:r w:rsidRPr="00260A60">
                <w:rPr>
                  <w:rFonts w:ascii="Times New Roman" w:hAnsi="Times New Roman" w:cs="Times New Roman"/>
                  <w:rPrChange w:id="1091" w:author="Matt Lyon" w:date="2020-11-03T15:10:00Z">
                    <w:rPr>
                      <w:rFonts w:ascii="Courier New" w:hAnsi="Courier New" w:cs="Courier New"/>
                    </w:rPr>
                  </w:rPrChange>
                </w:rPr>
                <w:t>13 (30.2%)</w:t>
              </w:r>
            </w:ins>
          </w:p>
        </w:tc>
        <w:tc>
          <w:tcPr>
            <w:tcW w:w="1056" w:type="dxa"/>
            <w:tcPrChange w:id="1092" w:author="Matt Lyon" w:date="2020-11-03T15:11:00Z">
              <w:tcPr>
                <w:tcW w:w="1575" w:type="dxa"/>
              </w:tcPr>
            </w:tcPrChange>
          </w:tcPr>
          <w:p w14:paraId="5B4BB393" w14:textId="77777777" w:rsidR="00260A60" w:rsidRPr="00260A60" w:rsidRDefault="00260A60" w:rsidP="007F7C24">
            <w:pPr>
              <w:pStyle w:val="PlainText"/>
              <w:rPr>
                <w:ins w:id="1093" w:author="Matt Lyon" w:date="2020-11-03T15:10:00Z"/>
                <w:rFonts w:ascii="Times New Roman" w:hAnsi="Times New Roman" w:cs="Times New Roman"/>
                <w:rPrChange w:id="1094" w:author="Matt Lyon" w:date="2020-11-03T15:10:00Z">
                  <w:rPr>
                    <w:ins w:id="1095" w:author="Matt Lyon" w:date="2020-11-03T15:10:00Z"/>
                    <w:rFonts w:ascii="Courier New" w:hAnsi="Courier New" w:cs="Courier New"/>
                  </w:rPr>
                </w:rPrChange>
              </w:rPr>
            </w:pPr>
            <w:ins w:id="1096" w:author="Matt Lyon" w:date="2020-11-03T15:10:00Z">
              <w:r w:rsidRPr="00260A60">
                <w:rPr>
                  <w:rFonts w:ascii="Times New Roman" w:hAnsi="Times New Roman" w:cs="Times New Roman"/>
                  <w:rPrChange w:id="1097" w:author="Matt Lyon" w:date="2020-11-03T15:10:00Z">
                    <w:rPr>
                      <w:rFonts w:ascii="Courier New" w:hAnsi="Courier New" w:cs="Courier New"/>
                    </w:rPr>
                  </w:rPrChange>
                </w:rPr>
                <w:t>0.32</w:t>
              </w:r>
            </w:ins>
          </w:p>
        </w:tc>
        <w:tc>
          <w:tcPr>
            <w:tcW w:w="1716" w:type="dxa"/>
            <w:tcPrChange w:id="1098" w:author="Matt Lyon" w:date="2020-11-03T15:11:00Z">
              <w:tcPr>
                <w:tcW w:w="1575" w:type="dxa"/>
              </w:tcPr>
            </w:tcPrChange>
          </w:tcPr>
          <w:p w14:paraId="0234EDDD" w14:textId="77777777" w:rsidR="00260A60" w:rsidRPr="00260A60" w:rsidRDefault="00260A60" w:rsidP="007F7C24">
            <w:pPr>
              <w:pStyle w:val="PlainText"/>
              <w:rPr>
                <w:ins w:id="1099" w:author="Matt Lyon" w:date="2020-11-03T15:10:00Z"/>
                <w:rFonts w:ascii="Times New Roman" w:hAnsi="Times New Roman" w:cs="Times New Roman"/>
                <w:rPrChange w:id="1100" w:author="Matt Lyon" w:date="2020-11-03T15:10:00Z">
                  <w:rPr>
                    <w:ins w:id="1101" w:author="Matt Lyon" w:date="2020-11-03T15:10:00Z"/>
                    <w:rFonts w:ascii="Courier New" w:hAnsi="Courier New" w:cs="Courier New"/>
                  </w:rPr>
                </w:rPrChange>
              </w:rPr>
            </w:pPr>
            <w:ins w:id="1102" w:author="Matt Lyon" w:date="2020-11-03T15:10:00Z">
              <w:r w:rsidRPr="00260A60">
                <w:rPr>
                  <w:rFonts w:ascii="Times New Roman" w:hAnsi="Times New Roman" w:cs="Times New Roman"/>
                  <w:rPrChange w:id="1103" w:author="Matt Lyon" w:date="2020-11-03T15:10:00Z">
                    <w:rPr>
                      <w:rFonts w:ascii="Courier New" w:hAnsi="Courier New" w:cs="Courier New"/>
                    </w:rPr>
                  </w:rPrChange>
                </w:rPr>
                <w:t>NA</w:t>
              </w:r>
            </w:ins>
          </w:p>
        </w:tc>
        <w:tc>
          <w:tcPr>
            <w:tcW w:w="1434" w:type="dxa"/>
            <w:tcPrChange w:id="1104" w:author="Matt Lyon" w:date="2020-11-03T15:11:00Z">
              <w:tcPr>
                <w:tcW w:w="1575" w:type="dxa"/>
              </w:tcPr>
            </w:tcPrChange>
          </w:tcPr>
          <w:p w14:paraId="4395FA7F" w14:textId="77777777" w:rsidR="00260A60" w:rsidRPr="00260A60" w:rsidRDefault="00260A60" w:rsidP="007F7C24">
            <w:pPr>
              <w:pStyle w:val="PlainText"/>
              <w:rPr>
                <w:ins w:id="1105" w:author="Matt Lyon" w:date="2020-11-03T15:10:00Z"/>
                <w:rFonts w:ascii="Times New Roman" w:hAnsi="Times New Roman" w:cs="Times New Roman"/>
                <w:rPrChange w:id="1106" w:author="Matt Lyon" w:date="2020-11-03T15:10:00Z">
                  <w:rPr>
                    <w:ins w:id="1107" w:author="Matt Lyon" w:date="2020-11-03T15:10:00Z"/>
                    <w:rFonts w:ascii="Courier New" w:hAnsi="Courier New" w:cs="Courier New"/>
                  </w:rPr>
                </w:rPrChange>
              </w:rPr>
            </w:pPr>
            <w:ins w:id="1108" w:author="Matt Lyon" w:date="2020-11-03T15:10:00Z">
              <w:r w:rsidRPr="00260A60">
                <w:rPr>
                  <w:rFonts w:ascii="Times New Roman" w:hAnsi="Times New Roman" w:cs="Times New Roman"/>
                  <w:rPrChange w:id="1109" w:author="Matt Lyon" w:date="2020-11-03T15:10:00Z">
                    <w:rPr>
                      <w:rFonts w:ascii="Courier New" w:hAnsi="Courier New" w:cs="Courier New"/>
                    </w:rPr>
                  </w:rPrChange>
                </w:rPr>
                <w:t>NA</w:t>
              </w:r>
            </w:ins>
          </w:p>
        </w:tc>
        <w:tc>
          <w:tcPr>
            <w:tcW w:w="1061" w:type="dxa"/>
            <w:tcPrChange w:id="1110" w:author="Matt Lyon" w:date="2020-11-03T15:11:00Z">
              <w:tcPr>
                <w:tcW w:w="1575" w:type="dxa"/>
              </w:tcPr>
            </w:tcPrChange>
          </w:tcPr>
          <w:p w14:paraId="6BB7B15A" w14:textId="77777777" w:rsidR="00260A60" w:rsidRPr="00260A60" w:rsidRDefault="00260A60" w:rsidP="007F7C24">
            <w:pPr>
              <w:pStyle w:val="PlainText"/>
              <w:rPr>
                <w:ins w:id="1111" w:author="Matt Lyon" w:date="2020-11-03T15:10:00Z"/>
                <w:rFonts w:ascii="Times New Roman" w:hAnsi="Times New Roman" w:cs="Times New Roman"/>
                <w:rPrChange w:id="1112" w:author="Matt Lyon" w:date="2020-11-03T15:10:00Z">
                  <w:rPr>
                    <w:ins w:id="1113" w:author="Matt Lyon" w:date="2020-11-03T15:10:00Z"/>
                    <w:rFonts w:ascii="Courier New" w:hAnsi="Courier New" w:cs="Courier New"/>
                  </w:rPr>
                </w:rPrChange>
              </w:rPr>
            </w:pPr>
            <w:ins w:id="1114" w:author="Matt Lyon" w:date="2020-11-03T15:10:00Z">
              <w:r w:rsidRPr="00260A60">
                <w:rPr>
                  <w:rFonts w:ascii="Times New Roman" w:hAnsi="Times New Roman" w:cs="Times New Roman"/>
                  <w:rPrChange w:id="1115" w:author="Matt Lyon" w:date="2020-11-03T15:10:00Z">
                    <w:rPr>
                      <w:rFonts w:ascii="Courier New" w:hAnsi="Courier New" w:cs="Courier New"/>
                    </w:rPr>
                  </w:rPrChange>
                </w:rPr>
                <w:t>NA</w:t>
              </w:r>
            </w:ins>
          </w:p>
        </w:tc>
      </w:tr>
      <w:tr w:rsidR="00260A60" w:rsidRPr="00260A60" w14:paraId="0F68CBFE" w14:textId="77777777" w:rsidTr="00260A60">
        <w:trPr>
          <w:ins w:id="1116" w:author="Matt Lyon" w:date="2020-11-03T15:10:00Z"/>
        </w:trPr>
        <w:tc>
          <w:tcPr>
            <w:tcW w:w="1574" w:type="dxa"/>
            <w:tcPrChange w:id="1117" w:author="Matt Lyon" w:date="2020-11-03T15:11:00Z">
              <w:tcPr>
                <w:tcW w:w="1574" w:type="dxa"/>
              </w:tcPr>
            </w:tcPrChange>
          </w:tcPr>
          <w:p w14:paraId="22486C70" w14:textId="77777777" w:rsidR="00260A60" w:rsidRPr="00260A60" w:rsidRDefault="00260A60" w:rsidP="007F7C24">
            <w:pPr>
              <w:pStyle w:val="PlainText"/>
              <w:rPr>
                <w:ins w:id="1118" w:author="Matt Lyon" w:date="2020-11-03T15:10:00Z"/>
                <w:rFonts w:ascii="Times New Roman" w:hAnsi="Times New Roman" w:cs="Times New Roman"/>
                <w:rPrChange w:id="1119" w:author="Matt Lyon" w:date="2020-11-03T15:10:00Z">
                  <w:rPr>
                    <w:ins w:id="1120" w:author="Matt Lyon" w:date="2020-11-03T15:10:00Z"/>
                    <w:rFonts w:ascii="Courier New" w:hAnsi="Courier New" w:cs="Courier New"/>
                  </w:rPr>
                </w:rPrChange>
              </w:rPr>
            </w:pPr>
            <w:ins w:id="1121" w:author="Matt Lyon" w:date="2020-11-03T15:10:00Z">
              <w:r w:rsidRPr="00260A60">
                <w:rPr>
                  <w:rFonts w:ascii="Times New Roman" w:hAnsi="Times New Roman" w:cs="Times New Roman"/>
                  <w:rPrChange w:id="1122" w:author="Matt Lyon" w:date="2020-11-03T15:10:00Z">
                    <w:rPr>
                      <w:rFonts w:ascii="Courier New" w:hAnsi="Courier New" w:cs="Courier New"/>
                    </w:rPr>
                  </w:rPrChange>
                </w:rPr>
                <w:t>p-value**</w:t>
              </w:r>
            </w:ins>
          </w:p>
        </w:tc>
        <w:tc>
          <w:tcPr>
            <w:tcW w:w="1795" w:type="dxa"/>
            <w:tcPrChange w:id="1123" w:author="Matt Lyon" w:date="2020-11-03T15:11:00Z">
              <w:tcPr>
                <w:tcW w:w="1575" w:type="dxa"/>
              </w:tcPr>
            </w:tcPrChange>
          </w:tcPr>
          <w:p w14:paraId="4F74D490" w14:textId="77777777" w:rsidR="00260A60" w:rsidRPr="00260A60" w:rsidRDefault="00260A60" w:rsidP="007F7C24">
            <w:pPr>
              <w:pStyle w:val="PlainText"/>
              <w:rPr>
                <w:ins w:id="1124" w:author="Matt Lyon" w:date="2020-11-03T15:10:00Z"/>
                <w:rFonts w:ascii="Times New Roman" w:hAnsi="Times New Roman" w:cs="Times New Roman"/>
                <w:rPrChange w:id="1125" w:author="Matt Lyon" w:date="2020-11-03T15:10:00Z">
                  <w:rPr>
                    <w:ins w:id="1126" w:author="Matt Lyon" w:date="2020-11-03T15:10:00Z"/>
                    <w:rFonts w:ascii="Courier New" w:hAnsi="Courier New" w:cs="Courier New"/>
                  </w:rPr>
                </w:rPrChange>
              </w:rPr>
            </w:pPr>
            <w:ins w:id="1127" w:author="Matt Lyon" w:date="2020-11-03T15:10:00Z">
              <w:r w:rsidRPr="00260A60">
                <w:rPr>
                  <w:rFonts w:ascii="Times New Roman" w:hAnsi="Times New Roman" w:cs="Times New Roman"/>
                  <w:rPrChange w:id="1128" w:author="Matt Lyon" w:date="2020-11-03T15:10:00Z">
                    <w:rPr>
                      <w:rFonts w:ascii="Courier New" w:hAnsi="Courier New" w:cs="Courier New"/>
                    </w:rPr>
                  </w:rPrChange>
                </w:rPr>
                <w:t>0.41</w:t>
              </w:r>
            </w:ins>
          </w:p>
        </w:tc>
        <w:tc>
          <w:tcPr>
            <w:tcW w:w="1355" w:type="dxa"/>
            <w:tcPrChange w:id="1129" w:author="Matt Lyon" w:date="2020-11-03T15:11:00Z">
              <w:tcPr>
                <w:tcW w:w="1575" w:type="dxa"/>
              </w:tcPr>
            </w:tcPrChange>
          </w:tcPr>
          <w:p w14:paraId="500B6F6A" w14:textId="77777777" w:rsidR="00260A60" w:rsidRPr="00260A60" w:rsidRDefault="00260A60" w:rsidP="007F7C24">
            <w:pPr>
              <w:pStyle w:val="PlainText"/>
              <w:rPr>
                <w:ins w:id="1130" w:author="Matt Lyon" w:date="2020-11-03T15:10:00Z"/>
                <w:rFonts w:ascii="Times New Roman" w:hAnsi="Times New Roman" w:cs="Times New Roman"/>
                <w:rPrChange w:id="1131" w:author="Matt Lyon" w:date="2020-11-03T15:10:00Z">
                  <w:rPr>
                    <w:ins w:id="1132" w:author="Matt Lyon" w:date="2020-11-03T15:10:00Z"/>
                    <w:rFonts w:ascii="Courier New" w:hAnsi="Courier New" w:cs="Courier New"/>
                  </w:rPr>
                </w:rPrChange>
              </w:rPr>
            </w:pPr>
          </w:p>
        </w:tc>
        <w:tc>
          <w:tcPr>
            <w:tcW w:w="1763" w:type="dxa"/>
            <w:tcPrChange w:id="1133" w:author="Matt Lyon" w:date="2020-11-03T15:11:00Z">
              <w:tcPr>
                <w:tcW w:w="1575" w:type="dxa"/>
              </w:tcPr>
            </w:tcPrChange>
          </w:tcPr>
          <w:p w14:paraId="61BE2899" w14:textId="77777777" w:rsidR="00260A60" w:rsidRPr="00260A60" w:rsidRDefault="00260A60" w:rsidP="007F7C24">
            <w:pPr>
              <w:pStyle w:val="PlainText"/>
              <w:rPr>
                <w:ins w:id="1134" w:author="Matt Lyon" w:date="2020-11-03T15:10:00Z"/>
                <w:rFonts w:ascii="Times New Roman" w:hAnsi="Times New Roman" w:cs="Times New Roman"/>
                <w:rPrChange w:id="1135" w:author="Matt Lyon" w:date="2020-11-03T15:10:00Z">
                  <w:rPr>
                    <w:ins w:id="1136" w:author="Matt Lyon" w:date="2020-11-03T15:10:00Z"/>
                    <w:rFonts w:ascii="Courier New" w:hAnsi="Courier New" w:cs="Courier New"/>
                  </w:rPr>
                </w:rPrChange>
              </w:rPr>
            </w:pPr>
            <w:ins w:id="1137" w:author="Matt Lyon" w:date="2020-11-03T15:10:00Z">
              <w:r w:rsidRPr="00260A60">
                <w:rPr>
                  <w:rFonts w:ascii="Times New Roman" w:hAnsi="Times New Roman" w:cs="Times New Roman"/>
                  <w:rPrChange w:id="1138" w:author="Matt Lyon" w:date="2020-11-03T15:10:00Z">
                    <w:rPr>
                      <w:rFonts w:ascii="Courier New" w:hAnsi="Courier New" w:cs="Courier New"/>
                    </w:rPr>
                  </w:rPrChange>
                </w:rPr>
                <w:t>0.02</w:t>
              </w:r>
            </w:ins>
          </w:p>
        </w:tc>
        <w:tc>
          <w:tcPr>
            <w:tcW w:w="1387" w:type="dxa"/>
            <w:tcPrChange w:id="1139" w:author="Matt Lyon" w:date="2020-11-03T15:11:00Z">
              <w:tcPr>
                <w:tcW w:w="1575" w:type="dxa"/>
              </w:tcPr>
            </w:tcPrChange>
          </w:tcPr>
          <w:p w14:paraId="57284F6C" w14:textId="77777777" w:rsidR="00260A60" w:rsidRPr="00260A60" w:rsidRDefault="00260A60" w:rsidP="007F7C24">
            <w:pPr>
              <w:pStyle w:val="PlainText"/>
              <w:rPr>
                <w:ins w:id="1140" w:author="Matt Lyon" w:date="2020-11-03T15:10:00Z"/>
                <w:rFonts w:ascii="Times New Roman" w:hAnsi="Times New Roman" w:cs="Times New Roman"/>
                <w:rPrChange w:id="1141" w:author="Matt Lyon" w:date="2020-11-03T15:10:00Z">
                  <w:rPr>
                    <w:ins w:id="1142" w:author="Matt Lyon" w:date="2020-11-03T15:10:00Z"/>
                    <w:rFonts w:ascii="Courier New" w:hAnsi="Courier New" w:cs="Courier New"/>
                  </w:rPr>
                </w:rPrChange>
              </w:rPr>
            </w:pPr>
          </w:p>
        </w:tc>
        <w:tc>
          <w:tcPr>
            <w:tcW w:w="1056" w:type="dxa"/>
            <w:tcPrChange w:id="1143" w:author="Matt Lyon" w:date="2020-11-03T15:11:00Z">
              <w:tcPr>
                <w:tcW w:w="1575" w:type="dxa"/>
              </w:tcPr>
            </w:tcPrChange>
          </w:tcPr>
          <w:p w14:paraId="407BB3E8" w14:textId="77777777" w:rsidR="00260A60" w:rsidRPr="00260A60" w:rsidRDefault="00260A60" w:rsidP="007F7C24">
            <w:pPr>
              <w:pStyle w:val="PlainText"/>
              <w:rPr>
                <w:ins w:id="1144" w:author="Matt Lyon" w:date="2020-11-03T15:10:00Z"/>
                <w:rFonts w:ascii="Times New Roman" w:hAnsi="Times New Roman" w:cs="Times New Roman"/>
                <w:rPrChange w:id="1145" w:author="Matt Lyon" w:date="2020-11-03T15:10:00Z">
                  <w:rPr>
                    <w:ins w:id="1146" w:author="Matt Lyon" w:date="2020-11-03T15:10:00Z"/>
                    <w:rFonts w:ascii="Courier New" w:hAnsi="Courier New" w:cs="Courier New"/>
                  </w:rPr>
                </w:rPrChange>
              </w:rPr>
            </w:pPr>
          </w:p>
        </w:tc>
        <w:tc>
          <w:tcPr>
            <w:tcW w:w="1716" w:type="dxa"/>
            <w:tcPrChange w:id="1147" w:author="Matt Lyon" w:date="2020-11-03T15:11:00Z">
              <w:tcPr>
                <w:tcW w:w="1575" w:type="dxa"/>
              </w:tcPr>
            </w:tcPrChange>
          </w:tcPr>
          <w:p w14:paraId="64B1A4AB" w14:textId="77777777" w:rsidR="00260A60" w:rsidRPr="00260A60" w:rsidRDefault="00260A60" w:rsidP="007F7C24">
            <w:pPr>
              <w:pStyle w:val="PlainText"/>
              <w:rPr>
                <w:ins w:id="1148" w:author="Matt Lyon" w:date="2020-11-03T15:10:00Z"/>
                <w:rFonts w:ascii="Times New Roman" w:hAnsi="Times New Roman" w:cs="Times New Roman"/>
                <w:rPrChange w:id="1149" w:author="Matt Lyon" w:date="2020-11-03T15:10:00Z">
                  <w:rPr>
                    <w:ins w:id="1150" w:author="Matt Lyon" w:date="2020-11-03T15:10:00Z"/>
                    <w:rFonts w:ascii="Courier New" w:hAnsi="Courier New" w:cs="Courier New"/>
                  </w:rPr>
                </w:rPrChange>
              </w:rPr>
            </w:pPr>
            <w:ins w:id="1151" w:author="Matt Lyon" w:date="2020-11-03T15:10:00Z">
              <w:r w:rsidRPr="00260A60">
                <w:rPr>
                  <w:rFonts w:ascii="Times New Roman" w:hAnsi="Times New Roman" w:cs="Times New Roman"/>
                  <w:rPrChange w:id="1152" w:author="Matt Lyon" w:date="2020-11-03T15:10:00Z">
                    <w:rPr>
                      <w:rFonts w:ascii="Courier New" w:hAnsi="Courier New" w:cs="Courier New"/>
                    </w:rPr>
                  </w:rPrChange>
                </w:rPr>
                <w:t>NA</w:t>
              </w:r>
            </w:ins>
          </w:p>
        </w:tc>
        <w:tc>
          <w:tcPr>
            <w:tcW w:w="1434" w:type="dxa"/>
            <w:tcPrChange w:id="1153" w:author="Matt Lyon" w:date="2020-11-03T15:11:00Z">
              <w:tcPr>
                <w:tcW w:w="1575" w:type="dxa"/>
              </w:tcPr>
            </w:tcPrChange>
          </w:tcPr>
          <w:p w14:paraId="0E0728B6" w14:textId="77777777" w:rsidR="00260A60" w:rsidRPr="00260A60" w:rsidRDefault="00260A60" w:rsidP="007F7C24">
            <w:pPr>
              <w:pStyle w:val="PlainText"/>
              <w:rPr>
                <w:ins w:id="1154" w:author="Matt Lyon" w:date="2020-11-03T15:10:00Z"/>
                <w:rFonts w:ascii="Times New Roman" w:hAnsi="Times New Roman" w:cs="Times New Roman"/>
                <w:rPrChange w:id="1155" w:author="Matt Lyon" w:date="2020-11-03T15:10:00Z">
                  <w:rPr>
                    <w:ins w:id="1156" w:author="Matt Lyon" w:date="2020-11-03T15:10:00Z"/>
                    <w:rFonts w:ascii="Courier New" w:hAnsi="Courier New" w:cs="Courier New"/>
                  </w:rPr>
                </w:rPrChange>
              </w:rPr>
            </w:pPr>
          </w:p>
        </w:tc>
        <w:tc>
          <w:tcPr>
            <w:tcW w:w="1061" w:type="dxa"/>
            <w:tcPrChange w:id="1157" w:author="Matt Lyon" w:date="2020-11-03T15:11:00Z">
              <w:tcPr>
                <w:tcW w:w="1575" w:type="dxa"/>
              </w:tcPr>
            </w:tcPrChange>
          </w:tcPr>
          <w:p w14:paraId="43B199DF" w14:textId="77777777" w:rsidR="00260A60" w:rsidRPr="00260A60" w:rsidRDefault="00260A60" w:rsidP="007F7C24">
            <w:pPr>
              <w:pStyle w:val="PlainText"/>
              <w:rPr>
                <w:ins w:id="1158" w:author="Matt Lyon" w:date="2020-11-03T15:10:00Z"/>
                <w:rFonts w:ascii="Times New Roman" w:hAnsi="Times New Roman" w:cs="Times New Roman"/>
                <w:rPrChange w:id="1159" w:author="Matt Lyon" w:date="2020-11-03T15:10:00Z">
                  <w:rPr>
                    <w:ins w:id="1160" w:author="Matt Lyon" w:date="2020-11-03T15:10:00Z"/>
                    <w:rFonts w:ascii="Courier New" w:hAnsi="Courier New" w:cs="Courier New"/>
                  </w:rPr>
                </w:rPrChange>
              </w:rPr>
            </w:pPr>
          </w:p>
        </w:tc>
      </w:tr>
      <w:tr w:rsidR="00260A60" w:rsidRPr="00260A60" w14:paraId="543E5B2D" w14:textId="77777777" w:rsidTr="00260A60">
        <w:trPr>
          <w:ins w:id="1161" w:author="Matt Lyon" w:date="2020-11-03T15:10:00Z"/>
        </w:trPr>
        <w:tc>
          <w:tcPr>
            <w:tcW w:w="1574" w:type="dxa"/>
            <w:tcPrChange w:id="1162" w:author="Matt Lyon" w:date="2020-11-03T15:11:00Z">
              <w:tcPr>
                <w:tcW w:w="1574" w:type="dxa"/>
              </w:tcPr>
            </w:tcPrChange>
          </w:tcPr>
          <w:p w14:paraId="426689CB" w14:textId="77777777" w:rsidR="00260A60" w:rsidRPr="00260A60" w:rsidRDefault="00260A60" w:rsidP="007F7C24">
            <w:pPr>
              <w:pStyle w:val="PlainText"/>
              <w:rPr>
                <w:ins w:id="1163" w:author="Matt Lyon" w:date="2020-11-03T15:10:00Z"/>
                <w:rFonts w:ascii="Times New Roman" w:hAnsi="Times New Roman" w:cs="Times New Roman"/>
                <w:rPrChange w:id="1164" w:author="Matt Lyon" w:date="2020-11-03T15:10:00Z">
                  <w:rPr>
                    <w:ins w:id="1165" w:author="Matt Lyon" w:date="2020-11-03T15:10:00Z"/>
                    <w:rFonts w:ascii="Courier New" w:hAnsi="Courier New" w:cs="Courier New"/>
                  </w:rPr>
                </w:rPrChange>
              </w:rPr>
            </w:pPr>
            <w:ins w:id="1166" w:author="Matt Lyon" w:date="2020-11-03T15:10:00Z">
              <w:r w:rsidRPr="00260A60">
                <w:rPr>
                  <w:rFonts w:ascii="Times New Roman" w:hAnsi="Times New Roman" w:cs="Times New Roman"/>
                  <w:rPrChange w:id="1167" w:author="Matt Lyon" w:date="2020-11-03T15:10:00Z">
                    <w:rPr>
                      <w:rFonts w:ascii="Courier New" w:hAnsi="Courier New" w:cs="Courier New"/>
                    </w:rPr>
                  </w:rPrChange>
                </w:rPr>
                <w:t xml:space="preserve">ML (Neural </w:t>
              </w:r>
              <w:r w:rsidRPr="00260A60">
                <w:rPr>
                  <w:rFonts w:ascii="Times New Roman" w:hAnsi="Times New Roman" w:cs="Times New Roman"/>
                  <w:rPrChange w:id="1168" w:author="Matt Lyon" w:date="2020-11-03T15:10:00Z">
                    <w:rPr>
                      <w:rFonts w:ascii="Courier New" w:hAnsi="Courier New" w:cs="Courier New"/>
                    </w:rPr>
                  </w:rPrChange>
                </w:rPr>
                <w:lastRenderedPageBreak/>
                <w:t>Net)</w:t>
              </w:r>
            </w:ins>
          </w:p>
        </w:tc>
        <w:tc>
          <w:tcPr>
            <w:tcW w:w="1795" w:type="dxa"/>
            <w:tcPrChange w:id="1169" w:author="Matt Lyon" w:date="2020-11-03T15:11:00Z">
              <w:tcPr>
                <w:tcW w:w="1575" w:type="dxa"/>
              </w:tcPr>
            </w:tcPrChange>
          </w:tcPr>
          <w:p w14:paraId="72C10543" w14:textId="77777777" w:rsidR="00260A60" w:rsidRPr="00260A60" w:rsidRDefault="00260A60" w:rsidP="007F7C24">
            <w:pPr>
              <w:pStyle w:val="PlainText"/>
              <w:rPr>
                <w:ins w:id="1170" w:author="Matt Lyon" w:date="2020-11-03T15:10:00Z"/>
                <w:rFonts w:ascii="Times New Roman" w:hAnsi="Times New Roman" w:cs="Times New Roman"/>
                <w:rPrChange w:id="1171" w:author="Matt Lyon" w:date="2020-11-03T15:10:00Z">
                  <w:rPr>
                    <w:ins w:id="1172" w:author="Matt Lyon" w:date="2020-11-03T15:10:00Z"/>
                    <w:rFonts w:ascii="Courier New" w:hAnsi="Courier New" w:cs="Courier New"/>
                  </w:rPr>
                </w:rPrChange>
              </w:rPr>
            </w:pPr>
            <w:ins w:id="1173" w:author="Matt Lyon" w:date="2020-11-03T15:10:00Z">
              <w:r w:rsidRPr="00260A60">
                <w:rPr>
                  <w:rFonts w:ascii="Times New Roman" w:hAnsi="Times New Roman" w:cs="Times New Roman"/>
                  <w:rPrChange w:id="1174" w:author="Matt Lyon" w:date="2020-11-03T15:10:00Z">
                    <w:rPr>
                      <w:rFonts w:ascii="Courier New" w:hAnsi="Courier New" w:cs="Courier New"/>
                    </w:rPr>
                  </w:rPrChange>
                </w:rPr>
                <w:lastRenderedPageBreak/>
                <w:t>0.66 (0.62-0.71)</w:t>
              </w:r>
            </w:ins>
          </w:p>
        </w:tc>
        <w:tc>
          <w:tcPr>
            <w:tcW w:w="1355" w:type="dxa"/>
            <w:tcPrChange w:id="1175" w:author="Matt Lyon" w:date="2020-11-03T15:11:00Z">
              <w:tcPr>
                <w:tcW w:w="1575" w:type="dxa"/>
              </w:tcPr>
            </w:tcPrChange>
          </w:tcPr>
          <w:p w14:paraId="71F3D758" w14:textId="77777777" w:rsidR="00260A60" w:rsidRPr="00260A60" w:rsidRDefault="00260A60" w:rsidP="007F7C24">
            <w:pPr>
              <w:pStyle w:val="PlainText"/>
              <w:rPr>
                <w:ins w:id="1176" w:author="Matt Lyon" w:date="2020-11-03T15:10:00Z"/>
                <w:rFonts w:ascii="Times New Roman" w:hAnsi="Times New Roman" w:cs="Times New Roman"/>
                <w:rPrChange w:id="1177" w:author="Matt Lyon" w:date="2020-11-03T15:10:00Z">
                  <w:rPr>
                    <w:ins w:id="1178" w:author="Matt Lyon" w:date="2020-11-03T15:10:00Z"/>
                    <w:rFonts w:ascii="Courier New" w:hAnsi="Courier New" w:cs="Courier New"/>
                  </w:rPr>
                </w:rPrChange>
              </w:rPr>
            </w:pPr>
            <w:ins w:id="1179" w:author="Matt Lyon" w:date="2020-11-03T15:10:00Z">
              <w:r w:rsidRPr="00260A60">
                <w:rPr>
                  <w:rFonts w:ascii="Times New Roman" w:hAnsi="Times New Roman" w:cs="Times New Roman"/>
                  <w:rPrChange w:id="1180" w:author="Matt Lyon" w:date="2020-11-03T15:10:00Z">
                    <w:rPr>
                      <w:rFonts w:ascii="Courier New" w:hAnsi="Courier New" w:cs="Courier New"/>
                    </w:rPr>
                  </w:rPrChange>
                </w:rPr>
                <w:t>50 (27.3%)</w:t>
              </w:r>
            </w:ins>
          </w:p>
        </w:tc>
        <w:tc>
          <w:tcPr>
            <w:tcW w:w="1763" w:type="dxa"/>
            <w:tcPrChange w:id="1181" w:author="Matt Lyon" w:date="2020-11-03T15:11:00Z">
              <w:tcPr>
                <w:tcW w:w="1575" w:type="dxa"/>
              </w:tcPr>
            </w:tcPrChange>
          </w:tcPr>
          <w:p w14:paraId="32993C7C" w14:textId="77777777" w:rsidR="00260A60" w:rsidRPr="00260A60" w:rsidRDefault="00260A60" w:rsidP="007F7C24">
            <w:pPr>
              <w:pStyle w:val="PlainText"/>
              <w:rPr>
                <w:ins w:id="1182" w:author="Matt Lyon" w:date="2020-11-03T15:10:00Z"/>
                <w:rFonts w:ascii="Times New Roman" w:hAnsi="Times New Roman" w:cs="Times New Roman"/>
                <w:rPrChange w:id="1183" w:author="Matt Lyon" w:date="2020-11-03T15:10:00Z">
                  <w:rPr>
                    <w:ins w:id="1184" w:author="Matt Lyon" w:date="2020-11-03T15:10:00Z"/>
                    <w:rFonts w:ascii="Courier New" w:hAnsi="Courier New" w:cs="Courier New"/>
                  </w:rPr>
                </w:rPrChange>
              </w:rPr>
            </w:pPr>
            <w:ins w:id="1185" w:author="Matt Lyon" w:date="2020-11-03T15:10:00Z">
              <w:r w:rsidRPr="00260A60">
                <w:rPr>
                  <w:rFonts w:ascii="Times New Roman" w:hAnsi="Times New Roman" w:cs="Times New Roman"/>
                  <w:rPrChange w:id="1186" w:author="Matt Lyon" w:date="2020-11-03T15:10:00Z">
                    <w:rPr>
                      <w:rFonts w:ascii="Courier New" w:hAnsi="Courier New" w:cs="Courier New"/>
                    </w:rPr>
                  </w:rPrChange>
                </w:rPr>
                <w:t>0.53 (0.46-0.6)</w:t>
              </w:r>
            </w:ins>
          </w:p>
        </w:tc>
        <w:tc>
          <w:tcPr>
            <w:tcW w:w="1387" w:type="dxa"/>
            <w:tcPrChange w:id="1187" w:author="Matt Lyon" w:date="2020-11-03T15:11:00Z">
              <w:tcPr>
                <w:tcW w:w="1575" w:type="dxa"/>
              </w:tcPr>
            </w:tcPrChange>
          </w:tcPr>
          <w:p w14:paraId="3BB24214" w14:textId="77777777" w:rsidR="00260A60" w:rsidRPr="00260A60" w:rsidRDefault="00260A60" w:rsidP="007F7C24">
            <w:pPr>
              <w:pStyle w:val="PlainText"/>
              <w:rPr>
                <w:ins w:id="1188" w:author="Matt Lyon" w:date="2020-11-03T15:10:00Z"/>
                <w:rFonts w:ascii="Times New Roman" w:hAnsi="Times New Roman" w:cs="Times New Roman"/>
                <w:rPrChange w:id="1189" w:author="Matt Lyon" w:date="2020-11-03T15:10:00Z">
                  <w:rPr>
                    <w:ins w:id="1190" w:author="Matt Lyon" w:date="2020-11-03T15:10:00Z"/>
                    <w:rFonts w:ascii="Courier New" w:hAnsi="Courier New" w:cs="Courier New"/>
                  </w:rPr>
                </w:rPrChange>
              </w:rPr>
            </w:pPr>
            <w:ins w:id="1191" w:author="Matt Lyon" w:date="2020-11-03T15:10:00Z">
              <w:r w:rsidRPr="00260A60">
                <w:rPr>
                  <w:rFonts w:ascii="Times New Roman" w:hAnsi="Times New Roman" w:cs="Times New Roman"/>
                  <w:rPrChange w:id="1192" w:author="Matt Lyon" w:date="2020-11-03T15:10:00Z">
                    <w:rPr>
                      <w:rFonts w:ascii="Courier New" w:hAnsi="Courier New" w:cs="Courier New"/>
                    </w:rPr>
                  </w:rPrChange>
                </w:rPr>
                <w:t>6 (14%)</w:t>
              </w:r>
            </w:ins>
          </w:p>
        </w:tc>
        <w:tc>
          <w:tcPr>
            <w:tcW w:w="1056" w:type="dxa"/>
            <w:tcPrChange w:id="1193" w:author="Matt Lyon" w:date="2020-11-03T15:11:00Z">
              <w:tcPr>
                <w:tcW w:w="1575" w:type="dxa"/>
              </w:tcPr>
            </w:tcPrChange>
          </w:tcPr>
          <w:p w14:paraId="409DDBB9" w14:textId="77777777" w:rsidR="00260A60" w:rsidRPr="00260A60" w:rsidRDefault="00260A60" w:rsidP="007F7C24">
            <w:pPr>
              <w:pStyle w:val="PlainText"/>
              <w:rPr>
                <w:ins w:id="1194" w:author="Matt Lyon" w:date="2020-11-03T15:10:00Z"/>
                <w:rFonts w:ascii="Times New Roman" w:hAnsi="Times New Roman" w:cs="Times New Roman"/>
                <w:rPrChange w:id="1195" w:author="Matt Lyon" w:date="2020-11-03T15:10:00Z">
                  <w:rPr>
                    <w:ins w:id="1196" w:author="Matt Lyon" w:date="2020-11-03T15:10:00Z"/>
                    <w:rFonts w:ascii="Courier New" w:hAnsi="Courier New" w:cs="Courier New"/>
                  </w:rPr>
                </w:rPrChange>
              </w:rPr>
            </w:pPr>
            <w:ins w:id="1197" w:author="Matt Lyon" w:date="2020-11-03T15:10:00Z">
              <w:r w:rsidRPr="00260A60">
                <w:rPr>
                  <w:rFonts w:ascii="Times New Roman" w:hAnsi="Times New Roman" w:cs="Times New Roman"/>
                  <w:rPrChange w:id="1198" w:author="Matt Lyon" w:date="2020-11-03T15:10:00Z">
                    <w:rPr>
                      <w:rFonts w:ascii="Courier New" w:hAnsi="Courier New" w:cs="Courier New"/>
                    </w:rPr>
                  </w:rPrChange>
                </w:rPr>
                <w:t>0.03</w:t>
              </w:r>
            </w:ins>
          </w:p>
        </w:tc>
        <w:tc>
          <w:tcPr>
            <w:tcW w:w="1716" w:type="dxa"/>
            <w:tcPrChange w:id="1199" w:author="Matt Lyon" w:date="2020-11-03T15:11:00Z">
              <w:tcPr>
                <w:tcW w:w="1575" w:type="dxa"/>
              </w:tcPr>
            </w:tcPrChange>
          </w:tcPr>
          <w:p w14:paraId="0303159D" w14:textId="77777777" w:rsidR="00260A60" w:rsidRPr="00260A60" w:rsidRDefault="00260A60" w:rsidP="007F7C24">
            <w:pPr>
              <w:pStyle w:val="PlainText"/>
              <w:rPr>
                <w:ins w:id="1200" w:author="Matt Lyon" w:date="2020-11-03T15:10:00Z"/>
                <w:rFonts w:ascii="Times New Roman" w:hAnsi="Times New Roman" w:cs="Times New Roman"/>
                <w:rPrChange w:id="1201" w:author="Matt Lyon" w:date="2020-11-03T15:10:00Z">
                  <w:rPr>
                    <w:ins w:id="1202" w:author="Matt Lyon" w:date="2020-11-03T15:10:00Z"/>
                    <w:rFonts w:ascii="Courier New" w:hAnsi="Courier New" w:cs="Courier New"/>
                  </w:rPr>
                </w:rPrChange>
              </w:rPr>
            </w:pPr>
            <w:ins w:id="1203" w:author="Matt Lyon" w:date="2020-11-03T15:10:00Z">
              <w:r w:rsidRPr="00260A60">
                <w:rPr>
                  <w:rFonts w:ascii="Times New Roman" w:hAnsi="Times New Roman" w:cs="Times New Roman"/>
                  <w:rPrChange w:id="1204" w:author="Matt Lyon" w:date="2020-11-03T15:10:00Z">
                    <w:rPr>
                      <w:rFonts w:ascii="Courier New" w:hAnsi="Courier New" w:cs="Courier New"/>
                    </w:rPr>
                  </w:rPrChange>
                </w:rPr>
                <w:t>NA</w:t>
              </w:r>
            </w:ins>
          </w:p>
        </w:tc>
        <w:tc>
          <w:tcPr>
            <w:tcW w:w="1434" w:type="dxa"/>
            <w:tcPrChange w:id="1205" w:author="Matt Lyon" w:date="2020-11-03T15:11:00Z">
              <w:tcPr>
                <w:tcW w:w="1575" w:type="dxa"/>
              </w:tcPr>
            </w:tcPrChange>
          </w:tcPr>
          <w:p w14:paraId="2860CD80" w14:textId="77777777" w:rsidR="00260A60" w:rsidRPr="00260A60" w:rsidRDefault="00260A60" w:rsidP="007F7C24">
            <w:pPr>
              <w:pStyle w:val="PlainText"/>
              <w:rPr>
                <w:ins w:id="1206" w:author="Matt Lyon" w:date="2020-11-03T15:10:00Z"/>
                <w:rFonts w:ascii="Times New Roman" w:hAnsi="Times New Roman" w:cs="Times New Roman"/>
                <w:rPrChange w:id="1207" w:author="Matt Lyon" w:date="2020-11-03T15:10:00Z">
                  <w:rPr>
                    <w:ins w:id="1208" w:author="Matt Lyon" w:date="2020-11-03T15:10:00Z"/>
                    <w:rFonts w:ascii="Courier New" w:hAnsi="Courier New" w:cs="Courier New"/>
                  </w:rPr>
                </w:rPrChange>
              </w:rPr>
            </w:pPr>
            <w:ins w:id="1209" w:author="Matt Lyon" w:date="2020-11-03T15:10:00Z">
              <w:r w:rsidRPr="00260A60">
                <w:rPr>
                  <w:rFonts w:ascii="Times New Roman" w:hAnsi="Times New Roman" w:cs="Times New Roman"/>
                  <w:rPrChange w:id="1210" w:author="Matt Lyon" w:date="2020-11-03T15:10:00Z">
                    <w:rPr>
                      <w:rFonts w:ascii="Courier New" w:hAnsi="Courier New" w:cs="Courier New"/>
                    </w:rPr>
                  </w:rPrChange>
                </w:rPr>
                <w:t>NA</w:t>
              </w:r>
            </w:ins>
          </w:p>
        </w:tc>
        <w:tc>
          <w:tcPr>
            <w:tcW w:w="1061" w:type="dxa"/>
            <w:tcPrChange w:id="1211" w:author="Matt Lyon" w:date="2020-11-03T15:11:00Z">
              <w:tcPr>
                <w:tcW w:w="1575" w:type="dxa"/>
              </w:tcPr>
            </w:tcPrChange>
          </w:tcPr>
          <w:p w14:paraId="24B87A73" w14:textId="77777777" w:rsidR="00260A60" w:rsidRPr="00260A60" w:rsidRDefault="00260A60" w:rsidP="007F7C24">
            <w:pPr>
              <w:pStyle w:val="PlainText"/>
              <w:rPr>
                <w:ins w:id="1212" w:author="Matt Lyon" w:date="2020-11-03T15:10:00Z"/>
                <w:rFonts w:ascii="Times New Roman" w:hAnsi="Times New Roman" w:cs="Times New Roman"/>
                <w:rPrChange w:id="1213" w:author="Matt Lyon" w:date="2020-11-03T15:10:00Z">
                  <w:rPr>
                    <w:ins w:id="1214" w:author="Matt Lyon" w:date="2020-11-03T15:10:00Z"/>
                    <w:rFonts w:ascii="Courier New" w:hAnsi="Courier New" w:cs="Courier New"/>
                  </w:rPr>
                </w:rPrChange>
              </w:rPr>
            </w:pPr>
            <w:ins w:id="1215" w:author="Matt Lyon" w:date="2020-11-03T15:10:00Z">
              <w:r w:rsidRPr="00260A60">
                <w:rPr>
                  <w:rFonts w:ascii="Times New Roman" w:hAnsi="Times New Roman" w:cs="Times New Roman"/>
                  <w:rPrChange w:id="1216" w:author="Matt Lyon" w:date="2020-11-03T15:10:00Z">
                    <w:rPr>
                      <w:rFonts w:ascii="Courier New" w:hAnsi="Courier New" w:cs="Courier New"/>
                    </w:rPr>
                  </w:rPrChange>
                </w:rPr>
                <w:t>NA</w:t>
              </w:r>
            </w:ins>
          </w:p>
        </w:tc>
      </w:tr>
      <w:tr w:rsidR="00260A60" w:rsidRPr="00260A60" w14:paraId="79425A91" w14:textId="77777777" w:rsidTr="00260A60">
        <w:trPr>
          <w:ins w:id="1217" w:author="Matt Lyon" w:date="2020-11-03T15:10:00Z"/>
        </w:trPr>
        <w:tc>
          <w:tcPr>
            <w:tcW w:w="1574" w:type="dxa"/>
            <w:tcPrChange w:id="1218" w:author="Matt Lyon" w:date="2020-11-03T15:11:00Z">
              <w:tcPr>
                <w:tcW w:w="1574" w:type="dxa"/>
              </w:tcPr>
            </w:tcPrChange>
          </w:tcPr>
          <w:p w14:paraId="773CBF89" w14:textId="77777777" w:rsidR="00260A60" w:rsidRPr="00260A60" w:rsidRDefault="00260A60" w:rsidP="007F7C24">
            <w:pPr>
              <w:pStyle w:val="PlainText"/>
              <w:rPr>
                <w:ins w:id="1219" w:author="Matt Lyon" w:date="2020-11-03T15:10:00Z"/>
                <w:rFonts w:ascii="Times New Roman" w:hAnsi="Times New Roman" w:cs="Times New Roman"/>
                <w:rPrChange w:id="1220" w:author="Matt Lyon" w:date="2020-11-03T15:10:00Z">
                  <w:rPr>
                    <w:ins w:id="1221" w:author="Matt Lyon" w:date="2020-11-03T15:10:00Z"/>
                    <w:rFonts w:ascii="Courier New" w:hAnsi="Courier New" w:cs="Courier New"/>
                  </w:rPr>
                </w:rPrChange>
              </w:rPr>
            </w:pPr>
            <w:ins w:id="1222" w:author="Matt Lyon" w:date="2020-11-03T15:10:00Z">
              <w:r w:rsidRPr="00260A60">
                <w:rPr>
                  <w:rFonts w:ascii="Times New Roman" w:hAnsi="Times New Roman" w:cs="Times New Roman"/>
                  <w:rPrChange w:id="1223" w:author="Matt Lyon" w:date="2020-11-03T15:10:00Z">
                    <w:rPr>
                      <w:rFonts w:ascii="Courier New" w:hAnsi="Courier New" w:cs="Courier New"/>
                    </w:rPr>
                  </w:rPrChange>
                </w:rPr>
                <w:t>p-value**</w:t>
              </w:r>
            </w:ins>
          </w:p>
        </w:tc>
        <w:tc>
          <w:tcPr>
            <w:tcW w:w="1795" w:type="dxa"/>
            <w:tcPrChange w:id="1224" w:author="Matt Lyon" w:date="2020-11-03T15:11:00Z">
              <w:tcPr>
                <w:tcW w:w="1575" w:type="dxa"/>
              </w:tcPr>
            </w:tcPrChange>
          </w:tcPr>
          <w:p w14:paraId="708CE413" w14:textId="77777777" w:rsidR="00260A60" w:rsidRPr="00260A60" w:rsidRDefault="00260A60" w:rsidP="007F7C24">
            <w:pPr>
              <w:pStyle w:val="PlainText"/>
              <w:rPr>
                <w:ins w:id="1225" w:author="Matt Lyon" w:date="2020-11-03T15:10:00Z"/>
                <w:rFonts w:ascii="Times New Roman" w:hAnsi="Times New Roman" w:cs="Times New Roman"/>
                <w:rPrChange w:id="1226" w:author="Matt Lyon" w:date="2020-11-03T15:10:00Z">
                  <w:rPr>
                    <w:ins w:id="1227" w:author="Matt Lyon" w:date="2020-11-03T15:10:00Z"/>
                    <w:rFonts w:ascii="Courier New" w:hAnsi="Courier New" w:cs="Courier New"/>
                  </w:rPr>
                </w:rPrChange>
              </w:rPr>
            </w:pPr>
            <w:ins w:id="1228" w:author="Matt Lyon" w:date="2020-11-03T15:10:00Z">
              <w:r w:rsidRPr="00260A60">
                <w:rPr>
                  <w:rFonts w:ascii="Times New Roman" w:hAnsi="Times New Roman" w:cs="Times New Roman"/>
                  <w:rPrChange w:id="1229" w:author="Matt Lyon" w:date="2020-11-03T15:10:00Z">
                    <w:rPr>
                      <w:rFonts w:ascii="Courier New" w:hAnsi="Courier New" w:cs="Courier New"/>
                    </w:rPr>
                  </w:rPrChange>
                </w:rPr>
                <w:t>0.03</w:t>
              </w:r>
            </w:ins>
          </w:p>
        </w:tc>
        <w:tc>
          <w:tcPr>
            <w:tcW w:w="1355" w:type="dxa"/>
            <w:tcPrChange w:id="1230" w:author="Matt Lyon" w:date="2020-11-03T15:11:00Z">
              <w:tcPr>
                <w:tcW w:w="1575" w:type="dxa"/>
              </w:tcPr>
            </w:tcPrChange>
          </w:tcPr>
          <w:p w14:paraId="6816B01A" w14:textId="77777777" w:rsidR="00260A60" w:rsidRPr="00260A60" w:rsidRDefault="00260A60" w:rsidP="007F7C24">
            <w:pPr>
              <w:pStyle w:val="PlainText"/>
              <w:rPr>
                <w:ins w:id="1231" w:author="Matt Lyon" w:date="2020-11-03T15:10:00Z"/>
                <w:rFonts w:ascii="Times New Roman" w:hAnsi="Times New Roman" w:cs="Times New Roman"/>
                <w:rPrChange w:id="1232" w:author="Matt Lyon" w:date="2020-11-03T15:10:00Z">
                  <w:rPr>
                    <w:ins w:id="1233" w:author="Matt Lyon" w:date="2020-11-03T15:10:00Z"/>
                    <w:rFonts w:ascii="Courier New" w:hAnsi="Courier New" w:cs="Courier New"/>
                  </w:rPr>
                </w:rPrChange>
              </w:rPr>
            </w:pPr>
          </w:p>
        </w:tc>
        <w:tc>
          <w:tcPr>
            <w:tcW w:w="1763" w:type="dxa"/>
            <w:tcPrChange w:id="1234" w:author="Matt Lyon" w:date="2020-11-03T15:11:00Z">
              <w:tcPr>
                <w:tcW w:w="1575" w:type="dxa"/>
              </w:tcPr>
            </w:tcPrChange>
          </w:tcPr>
          <w:p w14:paraId="496EB162" w14:textId="77777777" w:rsidR="00260A60" w:rsidRPr="00260A60" w:rsidRDefault="00260A60" w:rsidP="007F7C24">
            <w:pPr>
              <w:pStyle w:val="PlainText"/>
              <w:rPr>
                <w:ins w:id="1235" w:author="Matt Lyon" w:date="2020-11-03T15:10:00Z"/>
                <w:rFonts w:ascii="Times New Roman" w:hAnsi="Times New Roman" w:cs="Times New Roman"/>
                <w:rPrChange w:id="1236" w:author="Matt Lyon" w:date="2020-11-03T15:10:00Z">
                  <w:rPr>
                    <w:ins w:id="1237" w:author="Matt Lyon" w:date="2020-11-03T15:10:00Z"/>
                    <w:rFonts w:ascii="Courier New" w:hAnsi="Courier New" w:cs="Courier New"/>
                  </w:rPr>
                </w:rPrChange>
              </w:rPr>
            </w:pPr>
            <w:ins w:id="1238" w:author="Matt Lyon" w:date="2020-11-03T15:10:00Z">
              <w:r w:rsidRPr="00260A60">
                <w:rPr>
                  <w:rFonts w:ascii="Times New Roman" w:hAnsi="Times New Roman" w:cs="Times New Roman"/>
                  <w:rPrChange w:id="1239" w:author="Matt Lyon" w:date="2020-11-03T15:10:00Z">
                    <w:rPr>
                      <w:rFonts w:ascii="Courier New" w:hAnsi="Courier New" w:cs="Courier New"/>
                    </w:rPr>
                  </w:rPrChange>
                </w:rPr>
                <w:t>0.39</w:t>
              </w:r>
            </w:ins>
          </w:p>
        </w:tc>
        <w:tc>
          <w:tcPr>
            <w:tcW w:w="1387" w:type="dxa"/>
            <w:tcPrChange w:id="1240" w:author="Matt Lyon" w:date="2020-11-03T15:11:00Z">
              <w:tcPr>
                <w:tcW w:w="1575" w:type="dxa"/>
              </w:tcPr>
            </w:tcPrChange>
          </w:tcPr>
          <w:p w14:paraId="3697D192" w14:textId="77777777" w:rsidR="00260A60" w:rsidRPr="00260A60" w:rsidRDefault="00260A60" w:rsidP="007F7C24">
            <w:pPr>
              <w:pStyle w:val="PlainText"/>
              <w:rPr>
                <w:ins w:id="1241" w:author="Matt Lyon" w:date="2020-11-03T15:10:00Z"/>
                <w:rFonts w:ascii="Times New Roman" w:hAnsi="Times New Roman" w:cs="Times New Roman"/>
                <w:rPrChange w:id="1242" w:author="Matt Lyon" w:date="2020-11-03T15:10:00Z">
                  <w:rPr>
                    <w:ins w:id="1243" w:author="Matt Lyon" w:date="2020-11-03T15:10:00Z"/>
                    <w:rFonts w:ascii="Courier New" w:hAnsi="Courier New" w:cs="Courier New"/>
                  </w:rPr>
                </w:rPrChange>
              </w:rPr>
            </w:pPr>
          </w:p>
        </w:tc>
        <w:tc>
          <w:tcPr>
            <w:tcW w:w="1056" w:type="dxa"/>
            <w:tcPrChange w:id="1244" w:author="Matt Lyon" w:date="2020-11-03T15:11:00Z">
              <w:tcPr>
                <w:tcW w:w="1575" w:type="dxa"/>
              </w:tcPr>
            </w:tcPrChange>
          </w:tcPr>
          <w:p w14:paraId="794FA720" w14:textId="77777777" w:rsidR="00260A60" w:rsidRPr="00260A60" w:rsidRDefault="00260A60" w:rsidP="007F7C24">
            <w:pPr>
              <w:pStyle w:val="PlainText"/>
              <w:rPr>
                <w:ins w:id="1245" w:author="Matt Lyon" w:date="2020-11-03T15:10:00Z"/>
                <w:rFonts w:ascii="Times New Roman" w:hAnsi="Times New Roman" w:cs="Times New Roman"/>
                <w:rPrChange w:id="1246" w:author="Matt Lyon" w:date="2020-11-03T15:10:00Z">
                  <w:rPr>
                    <w:ins w:id="1247" w:author="Matt Lyon" w:date="2020-11-03T15:10:00Z"/>
                    <w:rFonts w:ascii="Courier New" w:hAnsi="Courier New" w:cs="Courier New"/>
                  </w:rPr>
                </w:rPrChange>
              </w:rPr>
            </w:pPr>
          </w:p>
        </w:tc>
        <w:tc>
          <w:tcPr>
            <w:tcW w:w="1716" w:type="dxa"/>
            <w:tcPrChange w:id="1248" w:author="Matt Lyon" w:date="2020-11-03T15:11:00Z">
              <w:tcPr>
                <w:tcW w:w="1575" w:type="dxa"/>
              </w:tcPr>
            </w:tcPrChange>
          </w:tcPr>
          <w:p w14:paraId="7FCB75B3" w14:textId="77777777" w:rsidR="00260A60" w:rsidRPr="00260A60" w:rsidRDefault="00260A60" w:rsidP="007F7C24">
            <w:pPr>
              <w:pStyle w:val="PlainText"/>
              <w:rPr>
                <w:ins w:id="1249" w:author="Matt Lyon" w:date="2020-11-03T15:10:00Z"/>
                <w:rFonts w:ascii="Times New Roman" w:hAnsi="Times New Roman" w:cs="Times New Roman"/>
                <w:rPrChange w:id="1250" w:author="Matt Lyon" w:date="2020-11-03T15:10:00Z">
                  <w:rPr>
                    <w:ins w:id="1251" w:author="Matt Lyon" w:date="2020-11-03T15:10:00Z"/>
                    <w:rFonts w:ascii="Courier New" w:hAnsi="Courier New" w:cs="Courier New"/>
                  </w:rPr>
                </w:rPrChange>
              </w:rPr>
            </w:pPr>
            <w:ins w:id="1252" w:author="Matt Lyon" w:date="2020-11-03T15:10:00Z">
              <w:r w:rsidRPr="00260A60">
                <w:rPr>
                  <w:rFonts w:ascii="Times New Roman" w:hAnsi="Times New Roman" w:cs="Times New Roman"/>
                  <w:rPrChange w:id="1253" w:author="Matt Lyon" w:date="2020-11-03T15:10:00Z">
                    <w:rPr>
                      <w:rFonts w:ascii="Courier New" w:hAnsi="Courier New" w:cs="Courier New"/>
                    </w:rPr>
                  </w:rPrChange>
                </w:rPr>
                <w:t>NA</w:t>
              </w:r>
            </w:ins>
          </w:p>
        </w:tc>
        <w:tc>
          <w:tcPr>
            <w:tcW w:w="1434" w:type="dxa"/>
            <w:tcPrChange w:id="1254" w:author="Matt Lyon" w:date="2020-11-03T15:11:00Z">
              <w:tcPr>
                <w:tcW w:w="1575" w:type="dxa"/>
              </w:tcPr>
            </w:tcPrChange>
          </w:tcPr>
          <w:p w14:paraId="3B6F56A1" w14:textId="77777777" w:rsidR="00260A60" w:rsidRPr="00260A60" w:rsidRDefault="00260A60" w:rsidP="007F7C24">
            <w:pPr>
              <w:pStyle w:val="PlainText"/>
              <w:rPr>
                <w:ins w:id="1255" w:author="Matt Lyon" w:date="2020-11-03T15:10:00Z"/>
                <w:rFonts w:ascii="Times New Roman" w:hAnsi="Times New Roman" w:cs="Times New Roman"/>
                <w:rPrChange w:id="1256" w:author="Matt Lyon" w:date="2020-11-03T15:10:00Z">
                  <w:rPr>
                    <w:ins w:id="1257" w:author="Matt Lyon" w:date="2020-11-03T15:10:00Z"/>
                    <w:rFonts w:ascii="Courier New" w:hAnsi="Courier New" w:cs="Courier New"/>
                  </w:rPr>
                </w:rPrChange>
              </w:rPr>
            </w:pPr>
          </w:p>
        </w:tc>
        <w:tc>
          <w:tcPr>
            <w:tcW w:w="1061" w:type="dxa"/>
            <w:tcPrChange w:id="1258" w:author="Matt Lyon" w:date="2020-11-03T15:11:00Z">
              <w:tcPr>
                <w:tcW w:w="1575" w:type="dxa"/>
              </w:tcPr>
            </w:tcPrChange>
          </w:tcPr>
          <w:p w14:paraId="395B290B" w14:textId="77777777" w:rsidR="00260A60" w:rsidRPr="00260A60" w:rsidRDefault="00260A60" w:rsidP="007F7C24">
            <w:pPr>
              <w:pStyle w:val="PlainText"/>
              <w:rPr>
                <w:ins w:id="1259" w:author="Matt Lyon" w:date="2020-11-03T15:10:00Z"/>
                <w:rFonts w:ascii="Times New Roman" w:hAnsi="Times New Roman" w:cs="Times New Roman"/>
                <w:rPrChange w:id="1260" w:author="Matt Lyon" w:date="2020-11-03T15:10:00Z">
                  <w:rPr>
                    <w:ins w:id="1261" w:author="Matt Lyon" w:date="2020-11-03T15:10:00Z"/>
                    <w:rFonts w:ascii="Courier New" w:hAnsi="Courier New" w:cs="Courier New"/>
                  </w:rPr>
                </w:rPrChange>
              </w:rPr>
            </w:pPr>
          </w:p>
        </w:tc>
      </w:tr>
      <w:tr w:rsidR="00260A60" w:rsidRPr="00260A60" w14:paraId="6869FE43" w14:textId="77777777" w:rsidTr="00260A60">
        <w:trPr>
          <w:ins w:id="1262" w:author="Matt Lyon" w:date="2020-11-03T15:10:00Z"/>
        </w:trPr>
        <w:tc>
          <w:tcPr>
            <w:tcW w:w="1574" w:type="dxa"/>
            <w:tcPrChange w:id="1263" w:author="Matt Lyon" w:date="2020-11-03T15:11:00Z">
              <w:tcPr>
                <w:tcW w:w="1574" w:type="dxa"/>
              </w:tcPr>
            </w:tcPrChange>
          </w:tcPr>
          <w:p w14:paraId="01996923" w14:textId="77777777" w:rsidR="00260A60" w:rsidRPr="00260A60" w:rsidRDefault="00260A60" w:rsidP="007F7C24">
            <w:pPr>
              <w:pStyle w:val="PlainText"/>
              <w:rPr>
                <w:ins w:id="1264" w:author="Matt Lyon" w:date="2020-11-03T15:10:00Z"/>
                <w:rFonts w:ascii="Times New Roman" w:hAnsi="Times New Roman" w:cs="Times New Roman"/>
                <w:rPrChange w:id="1265" w:author="Matt Lyon" w:date="2020-11-03T15:10:00Z">
                  <w:rPr>
                    <w:ins w:id="1266" w:author="Matt Lyon" w:date="2020-11-03T15:10:00Z"/>
                    <w:rFonts w:ascii="Courier New" w:hAnsi="Courier New" w:cs="Courier New"/>
                  </w:rPr>
                </w:rPrChange>
              </w:rPr>
            </w:pPr>
            <w:ins w:id="1267" w:author="Matt Lyon" w:date="2020-11-03T15:10:00Z">
              <w:r w:rsidRPr="00260A60">
                <w:rPr>
                  <w:rFonts w:ascii="Times New Roman" w:hAnsi="Times New Roman" w:cs="Times New Roman"/>
                  <w:rPrChange w:id="1268" w:author="Matt Lyon" w:date="2020-11-03T15:10:00Z">
                    <w:rPr>
                      <w:rFonts w:ascii="Courier New" w:hAnsi="Courier New" w:cs="Courier New"/>
                    </w:rPr>
                  </w:rPrChange>
                </w:rPr>
                <w:t>ML Model (</w:t>
              </w:r>
              <w:proofErr w:type="spellStart"/>
              <w:r w:rsidRPr="00260A60">
                <w:rPr>
                  <w:rFonts w:ascii="Times New Roman" w:hAnsi="Times New Roman" w:cs="Times New Roman"/>
                  <w:rPrChange w:id="1269" w:author="Matt Lyon" w:date="2020-11-03T15:10:00Z">
                    <w:rPr>
                      <w:rFonts w:ascii="Courier New" w:hAnsi="Courier New" w:cs="Courier New"/>
                    </w:rPr>
                  </w:rPrChange>
                </w:rPr>
                <w:t>Adanet</w:t>
              </w:r>
              <w:proofErr w:type="spellEnd"/>
              <w:r w:rsidRPr="00260A60">
                <w:rPr>
                  <w:rFonts w:ascii="Times New Roman" w:hAnsi="Times New Roman" w:cs="Times New Roman"/>
                  <w:rPrChange w:id="1270" w:author="Matt Lyon" w:date="2020-11-03T15:10:00Z">
                    <w:rPr>
                      <w:rFonts w:ascii="Courier New" w:hAnsi="Courier New" w:cs="Courier New"/>
                    </w:rPr>
                  </w:rPrChange>
                </w:rPr>
                <w:t>)</w:t>
              </w:r>
            </w:ins>
          </w:p>
        </w:tc>
        <w:tc>
          <w:tcPr>
            <w:tcW w:w="1795" w:type="dxa"/>
            <w:tcPrChange w:id="1271" w:author="Matt Lyon" w:date="2020-11-03T15:11:00Z">
              <w:tcPr>
                <w:tcW w:w="1575" w:type="dxa"/>
              </w:tcPr>
            </w:tcPrChange>
          </w:tcPr>
          <w:p w14:paraId="75630BF3" w14:textId="77777777" w:rsidR="00260A60" w:rsidRPr="00260A60" w:rsidRDefault="00260A60" w:rsidP="007F7C24">
            <w:pPr>
              <w:pStyle w:val="PlainText"/>
              <w:rPr>
                <w:ins w:id="1272" w:author="Matt Lyon" w:date="2020-11-03T15:10:00Z"/>
                <w:rFonts w:ascii="Times New Roman" w:hAnsi="Times New Roman" w:cs="Times New Roman"/>
                <w:rPrChange w:id="1273" w:author="Matt Lyon" w:date="2020-11-03T15:10:00Z">
                  <w:rPr>
                    <w:ins w:id="1274" w:author="Matt Lyon" w:date="2020-11-03T15:10:00Z"/>
                    <w:rFonts w:ascii="Courier New" w:hAnsi="Courier New" w:cs="Courier New"/>
                  </w:rPr>
                </w:rPrChange>
              </w:rPr>
            </w:pPr>
            <w:ins w:id="1275" w:author="Matt Lyon" w:date="2020-11-03T15:10:00Z">
              <w:r w:rsidRPr="00260A60">
                <w:rPr>
                  <w:rFonts w:ascii="Times New Roman" w:hAnsi="Times New Roman" w:cs="Times New Roman"/>
                  <w:rPrChange w:id="1276" w:author="Matt Lyon" w:date="2020-11-03T15:10:00Z">
                    <w:rPr>
                      <w:rFonts w:ascii="Courier New" w:hAnsi="Courier New" w:cs="Courier New"/>
                    </w:rPr>
                  </w:rPrChange>
                </w:rPr>
                <w:t>0.71 (0.67-0.75)</w:t>
              </w:r>
            </w:ins>
          </w:p>
        </w:tc>
        <w:tc>
          <w:tcPr>
            <w:tcW w:w="1355" w:type="dxa"/>
            <w:tcPrChange w:id="1277" w:author="Matt Lyon" w:date="2020-11-03T15:11:00Z">
              <w:tcPr>
                <w:tcW w:w="1575" w:type="dxa"/>
              </w:tcPr>
            </w:tcPrChange>
          </w:tcPr>
          <w:p w14:paraId="73CE57DF" w14:textId="77777777" w:rsidR="00260A60" w:rsidRPr="00260A60" w:rsidRDefault="00260A60" w:rsidP="007F7C24">
            <w:pPr>
              <w:pStyle w:val="PlainText"/>
              <w:rPr>
                <w:ins w:id="1278" w:author="Matt Lyon" w:date="2020-11-03T15:10:00Z"/>
                <w:rFonts w:ascii="Times New Roman" w:hAnsi="Times New Roman" w:cs="Times New Roman"/>
                <w:rPrChange w:id="1279" w:author="Matt Lyon" w:date="2020-11-03T15:10:00Z">
                  <w:rPr>
                    <w:ins w:id="1280" w:author="Matt Lyon" w:date="2020-11-03T15:10:00Z"/>
                    <w:rFonts w:ascii="Courier New" w:hAnsi="Courier New" w:cs="Courier New"/>
                  </w:rPr>
                </w:rPrChange>
              </w:rPr>
            </w:pPr>
            <w:ins w:id="1281" w:author="Matt Lyon" w:date="2020-11-03T15:10:00Z">
              <w:r w:rsidRPr="00260A60">
                <w:rPr>
                  <w:rFonts w:ascii="Times New Roman" w:hAnsi="Times New Roman" w:cs="Times New Roman"/>
                  <w:rPrChange w:id="1282" w:author="Matt Lyon" w:date="2020-11-03T15:10:00Z">
                    <w:rPr>
                      <w:rFonts w:ascii="Courier New" w:hAnsi="Courier New" w:cs="Courier New"/>
                    </w:rPr>
                  </w:rPrChange>
                </w:rPr>
                <w:t>60 (32.8%)</w:t>
              </w:r>
            </w:ins>
          </w:p>
        </w:tc>
        <w:tc>
          <w:tcPr>
            <w:tcW w:w="1763" w:type="dxa"/>
            <w:tcPrChange w:id="1283" w:author="Matt Lyon" w:date="2020-11-03T15:11:00Z">
              <w:tcPr>
                <w:tcW w:w="1575" w:type="dxa"/>
              </w:tcPr>
            </w:tcPrChange>
          </w:tcPr>
          <w:p w14:paraId="4E0DEF49" w14:textId="77777777" w:rsidR="00260A60" w:rsidRPr="00260A60" w:rsidRDefault="00260A60" w:rsidP="007F7C24">
            <w:pPr>
              <w:pStyle w:val="PlainText"/>
              <w:rPr>
                <w:ins w:id="1284" w:author="Matt Lyon" w:date="2020-11-03T15:10:00Z"/>
                <w:rFonts w:ascii="Times New Roman" w:hAnsi="Times New Roman" w:cs="Times New Roman"/>
                <w:rPrChange w:id="1285" w:author="Matt Lyon" w:date="2020-11-03T15:10:00Z">
                  <w:rPr>
                    <w:ins w:id="1286" w:author="Matt Lyon" w:date="2020-11-03T15:10:00Z"/>
                    <w:rFonts w:ascii="Courier New" w:hAnsi="Courier New" w:cs="Courier New"/>
                  </w:rPr>
                </w:rPrChange>
              </w:rPr>
            </w:pPr>
            <w:ins w:id="1287" w:author="Matt Lyon" w:date="2020-11-03T15:10:00Z">
              <w:r w:rsidRPr="00260A60">
                <w:rPr>
                  <w:rFonts w:ascii="Times New Roman" w:hAnsi="Times New Roman" w:cs="Times New Roman"/>
                  <w:rPrChange w:id="1288" w:author="Matt Lyon" w:date="2020-11-03T15:10:00Z">
                    <w:rPr>
                      <w:rFonts w:ascii="Courier New" w:hAnsi="Courier New" w:cs="Courier New"/>
                    </w:rPr>
                  </w:rPrChange>
                </w:rPr>
                <w:t>0.57 (0.49-0.65)</w:t>
              </w:r>
            </w:ins>
          </w:p>
        </w:tc>
        <w:tc>
          <w:tcPr>
            <w:tcW w:w="1387" w:type="dxa"/>
            <w:tcPrChange w:id="1289" w:author="Matt Lyon" w:date="2020-11-03T15:11:00Z">
              <w:tcPr>
                <w:tcW w:w="1575" w:type="dxa"/>
              </w:tcPr>
            </w:tcPrChange>
          </w:tcPr>
          <w:p w14:paraId="07A1A54E" w14:textId="77777777" w:rsidR="00260A60" w:rsidRPr="00260A60" w:rsidRDefault="00260A60" w:rsidP="007F7C24">
            <w:pPr>
              <w:pStyle w:val="PlainText"/>
              <w:rPr>
                <w:ins w:id="1290" w:author="Matt Lyon" w:date="2020-11-03T15:10:00Z"/>
                <w:rFonts w:ascii="Times New Roman" w:hAnsi="Times New Roman" w:cs="Times New Roman"/>
                <w:rPrChange w:id="1291" w:author="Matt Lyon" w:date="2020-11-03T15:10:00Z">
                  <w:rPr>
                    <w:ins w:id="1292" w:author="Matt Lyon" w:date="2020-11-03T15:10:00Z"/>
                    <w:rFonts w:ascii="Courier New" w:hAnsi="Courier New" w:cs="Courier New"/>
                  </w:rPr>
                </w:rPrChange>
              </w:rPr>
            </w:pPr>
            <w:ins w:id="1293" w:author="Matt Lyon" w:date="2020-11-03T15:10:00Z">
              <w:r w:rsidRPr="00260A60">
                <w:rPr>
                  <w:rFonts w:ascii="Times New Roman" w:hAnsi="Times New Roman" w:cs="Times New Roman"/>
                  <w:rPrChange w:id="1294" w:author="Matt Lyon" w:date="2020-11-03T15:10:00Z">
                    <w:rPr>
                      <w:rFonts w:ascii="Courier New" w:hAnsi="Courier New" w:cs="Courier New"/>
                    </w:rPr>
                  </w:rPrChange>
                </w:rPr>
                <w:t>5 (11.6%)</w:t>
              </w:r>
            </w:ins>
          </w:p>
        </w:tc>
        <w:tc>
          <w:tcPr>
            <w:tcW w:w="1056" w:type="dxa"/>
            <w:tcPrChange w:id="1295" w:author="Matt Lyon" w:date="2020-11-03T15:11:00Z">
              <w:tcPr>
                <w:tcW w:w="1575" w:type="dxa"/>
              </w:tcPr>
            </w:tcPrChange>
          </w:tcPr>
          <w:p w14:paraId="5F4F5662" w14:textId="77777777" w:rsidR="00260A60" w:rsidRPr="00260A60" w:rsidRDefault="00260A60" w:rsidP="007F7C24">
            <w:pPr>
              <w:pStyle w:val="PlainText"/>
              <w:rPr>
                <w:ins w:id="1296" w:author="Matt Lyon" w:date="2020-11-03T15:10:00Z"/>
                <w:rFonts w:ascii="Times New Roman" w:hAnsi="Times New Roman" w:cs="Times New Roman"/>
                <w:rPrChange w:id="1297" w:author="Matt Lyon" w:date="2020-11-03T15:10:00Z">
                  <w:rPr>
                    <w:ins w:id="1298" w:author="Matt Lyon" w:date="2020-11-03T15:10:00Z"/>
                    <w:rFonts w:ascii="Courier New" w:hAnsi="Courier New" w:cs="Courier New"/>
                  </w:rPr>
                </w:rPrChange>
              </w:rPr>
            </w:pPr>
            <w:ins w:id="1299" w:author="Matt Lyon" w:date="2020-11-03T15:10:00Z">
              <w:r w:rsidRPr="00260A60">
                <w:rPr>
                  <w:rFonts w:ascii="Times New Roman" w:hAnsi="Times New Roman" w:cs="Times New Roman"/>
                  <w:rPrChange w:id="1300" w:author="Matt Lyon" w:date="2020-11-03T15:10:00Z">
                    <w:rPr>
                      <w:rFonts w:ascii="Courier New" w:hAnsi="Courier New" w:cs="Courier New"/>
                    </w:rPr>
                  </w:rPrChange>
                </w:rPr>
                <w:t>0.79</w:t>
              </w:r>
            </w:ins>
          </w:p>
        </w:tc>
        <w:tc>
          <w:tcPr>
            <w:tcW w:w="1716" w:type="dxa"/>
            <w:tcPrChange w:id="1301" w:author="Matt Lyon" w:date="2020-11-03T15:11:00Z">
              <w:tcPr>
                <w:tcW w:w="1575" w:type="dxa"/>
              </w:tcPr>
            </w:tcPrChange>
          </w:tcPr>
          <w:p w14:paraId="01B1DE86" w14:textId="77777777" w:rsidR="00260A60" w:rsidRPr="00260A60" w:rsidRDefault="00260A60" w:rsidP="007F7C24">
            <w:pPr>
              <w:pStyle w:val="PlainText"/>
              <w:rPr>
                <w:ins w:id="1302" w:author="Matt Lyon" w:date="2020-11-03T15:10:00Z"/>
                <w:rFonts w:ascii="Times New Roman" w:hAnsi="Times New Roman" w:cs="Times New Roman"/>
                <w:rPrChange w:id="1303" w:author="Matt Lyon" w:date="2020-11-03T15:10:00Z">
                  <w:rPr>
                    <w:ins w:id="1304" w:author="Matt Lyon" w:date="2020-11-03T15:10:00Z"/>
                    <w:rFonts w:ascii="Courier New" w:hAnsi="Courier New" w:cs="Courier New"/>
                  </w:rPr>
                </w:rPrChange>
              </w:rPr>
            </w:pPr>
            <w:ins w:id="1305" w:author="Matt Lyon" w:date="2020-11-03T15:10:00Z">
              <w:r w:rsidRPr="00260A60">
                <w:rPr>
                  <w:rFonts w:ascii="Times New Roman" w:hAnsi="Times New Roman" w:cs="Times New Roman"/>
                  <w:rPrChange w:id="1306" w:author="Matt Lyon" w:date="2020-11-03T15:10:00Z">
                    <w:rPr>
                      <w:rFonts w:ascii="Courier New" w:hAnsi="Courier New" w:cs="Courier New"/>
                    </w:rPr>
                  </w:rPrChange>
                </w:rPr>
                <w:t>NA</w:t>
              </w:r>
            </w:ins>
          </w:p>
        </w:tc>
        <w:tc>
          <w:tcPr>
            <w:tcW w:w="1434" w:type="dxa"/>
            <w:tcPrChange w:id="1307" w:author="Matt Lyon" w:date="2020-11-03T15:11:00Z">
              <w:tcPr>
                <w:tcW w:w="1575" w:type="dxa"/>
              </w:tcPr>
            </w:tcPrChange>
          </w:tcPr>
          <w:p w14:paraId="1FB263E4" w14:textId="77777777" w:rsidR="00260A60" w:rsidRPr="00260A60" w:rsidRDefault="00260A60" w:rsidP="007F7C24">
            <w:pPr>
              <w:pStyle w:val="PlainText"/>
              <w:rPr>
                <w:ins w:id="1308" w:author="Matt Lyon" w:date="2020-11-03T15:10:00Z"/>
                <w:rFonts w:ascii="Times New Roman" w:hAnsi="Times New Roman" w:cs="Times New Roman"/>
                <w:rPrChange w:id="1309" w:author="Matt Lyon" w:date="2020-11-03T15:10:00Z">
                  <w:rPr>
                    <w:ins w:id="1310" w:author="Matt Lyon" w:date="2020-11-03T15:10:00Z"/>
                    <w:rFonts w:ascii="Courier New" w:hAnsi="Courier New" w:cs="Courier New"/>
                  </w:rPr>
                </w:rPrChange>
              </w:rPr>
            </w:pPr>
            <w:ins w:id="1311" w:author="Matt Lyon" w:date="2020-11-03T15:10:00Z">
              <w:r w:rsidRPr="00260A60">
                <w:rPr>
                  <w:rFonts w:ascii="Times New Roman" w:hAnsi="Times New Roman" w:cs="Times New Roman"/>
                  <w:rPrChange w:id="1312" w:author="Matt Lyon" w:date="2020-11-03T15:10:00Z">
                    <w:rPr>
                      <w:rFonts w:ascii="Courier New" w:hAnsi="Courier New" w:cs="Courier New"/>
                    </w:rPr>
                  </w:rPrChange>
                </w:rPr>
                <w:t>NA</w:t>
              </w:r>
            </w:ins>
          </w:p>
        </w:tc>
        <w:tc>
          <w:tcPr>
            <w:tcW w:w="1061" w:type="dxa"/>
            <w:tcPrChange w:id="1313" w:author="Matt Lyon" w:date="2020-11-03T15:11:00Z">
              <w:tcPr>
                <w:tcW w:w="1575" w:type="dxa"/>
              </w:tcPr>
            </w:tcPrChange>
          </w:tcPr>
          <w:p w14:paraId="19AEF7ED" w14:textId="77777777" w:rsidR="00260A60" w:rsidRPr="00260A60" w:rsidRDefault="00260A60" w:rsidP="007F7C24">
            <w:pPr>
              <w:pStyle w:val="PlainText"/>
              <w:rPr>
                <w:ins w:id="1314" w:author="Matt Lyon" w:date="2020-11-03T15:10:00Z"/>
                <w:rFonts w:ascii="Times New Roman" w:hAnsi="Times New Roman" w:cs="Times New Roman"/>
                <w:rPrChange w:id="1315" w:author="Matt Lyon" w:date="2020-11-03T15:10:00Z">
                  <w:rPr>
                    <w:ins w:id="1316" w:author="Matt Lyon" w:date="2020-11-03T15:10:00Z"/>
                    <w:rFonts w:ascii="Courier New" w:hAnsi="Courier New" w:cs="Courier New"/>
                  </w:rPr>
                </w:rPrChange>
              </w:rPr>
            </w:pPr>
            <w:ins w:id="1317" w:author="Matt Lyon" w:date="2020-11-03T15:10:00Z">
              <w:r w:rsidRPr="00260A60">
                <w:rPr>
                  <w:rFonts w:ascii="Times New Roman" w:hAnsi="Times New Roman" w:cs="Times New Roman"/>
                  <w:rPrChange w:id="1318" w:author="Matt Lyon" w:date="2020-11-03T15:10:00Z">
                    <w:rPr>
                      <w:rFonts w:ascii="Courier New" w:hAnsi="Courier New" w:cs="Courier New"/>
                    </w:rPr>
                  </w:rPrChange>
                </w:rPr>
                <w:t>NA</w:t>
              </w:r>
            </w:ins>
          </w:p>
        </w:tc>
      </w:tr>
      <w:tr w:rsidR="00260A60" w:rsidRPr="00260A60" w14:paraId="0FF2A95E" w14:textId="77777777" w:rsidTr="00260A60">
        <w:trPr>
          <w:ins w:id="1319" w:author="Matt Lyon" w:date="2020-11-03T15:10:00Z"/>
        </w:trPr>
        <w:tc>
          <w:tcPr>
            <w:tcW w:w="1574" w:type="dxa"/>
            <w:tcPrChange w:id="1320" w:author="Matt Lyon" w:date="2020-11-03T15:11:00Z">
              <w:tcPr>
                <w:tcW w:w="1574" w:type="dxa"/>
              </w:tcPr>
            </w:tcPrChange>
          </w:tcPr>
          <w:p w14:paraId="454C2EE6" w14:textId="77777777" w:rsidR="00260A60" w:rsidRPr="00260A60" w:rsidRDefault="00260A60" w:rsidP="007F7C24">
            <w:pPr>
              <w:pStyle w:val="PlainText"/>
              <w:rPr>
                <w:ins w:id="1321" w:author="Matt Lyon" w:date="2020-11-03T15:10:00Z"/>
                <w:rFonts w:ascii="Times New Roman" w:hAnsi="Times New Roman" w:cs="Times New Roman"/>
                <w:rPrChange w:id="1322" w:author="Matt Lyon" w:date="2020-11-03T15:10:00Z">
                  <w:rPr>
                    <w:ins w:id="1323" w:author="Matt Lyon" w:date="2020-11-03T15:10:00Z"/>
                    <w:rFonts w:ascii="Courier New" w:hAnsi="Courier New" w:cs="Courier New"/>
                  </w:rPr>
                </w:rPrChange>
              </w:rPr>
            </w:pPr>
            <w:ins w:id="1324" w:author="Matt Lyon" w:date="2020-11-03T15:10:00Z">
              <w:r w:rsidRPr="00260A60">
                <w:rPr>
                  <w:rFonts w:ascii="Times New Roman" w:hAnsi="Times New Roman" w:cs="Times New Roman"/>
                  <w:rPrChange w:id="1325" w:author="Matt Lyon" w:date="2020-11-03T15:10:00Z">
                    <w:rPr>
                      <w:rFonts w:ascii="Courier New" w:hAnsi="Courier New" w:cs="Courier New"/>
                    </w:rPr>
                  </w:rPrChange>
                </w:rPr>
                <w:t>p-value**</w:t>
              </w:r>
            </w:ins>
          </w:p>
        </w:tc>
        <w:tc>
          <w:tcPr>
            <w:tcW w:w="1795" w:type="dxa"/>
            <w:tcPrChange w:id="1326" w:author="Matt Lyon" w:date="2020-11-03T15:11:00Z">
              <w:tcPr>
                <w:tcW w:w="1575" w:type="dxa"/>
              </w:tcPr>
            </w:tcPrChange>
          </w:tcPr>
          <w:p w14:paraId="16B0103D" w14:textId="77777777" w:rsidR="00260A60" w:rsidRPr="00260A60" w:rsidRDefault="00260A60" w:rsidP="007F7C24">
            <w:pPr>
              <w:pStyle w:val="PlainText"/>
              <w:rPr>
                <w:ins w:id="1327" w:author="Matt Lyon" w:date="2020-11-03T15:10:00Z"/>
                <w:rFonts w:ascii="Times New Roman" w:hAnsi="Times New Roman" w:cs="Times New Roman"/>
                <w:rPrChange w:id="1328" w:author="Matt Lyon" w:date="2020-11-03T15:10:00Z">
                  <w:rPr>
                    <w:ins w:id="1329" w:author="Matt Lyon" w:date="2020-11-03T15:10:00Z"/>
                    <w:rFonts w:ascii="Courier New" w:hAnsi="Courier New" w:cs="Courier New"/>
                  </w:rPr>
                </w:rPrChange>
              </w:rPr>
            </w:pPr>
            <w:ins w:id="1330" w:author="Matt Lyon" w:date="2020-11-03T15:10:00Z">
              <w:r w:rsidRPr="00260A60">
                <w:rPr>
                  <w:rFonts w:ascii="Times New Roman" w:hAnsi="Times New Roman" w:cs="Times New Roman"/>
                  <w:rPrChange w:id="1331" w:author="Matt Lyon" w:date="2020-11-03T15:10:00Z">
                    <w:rPr>
                      <w:rFonts w:ascii="Courier New" w:hAnsi="Courier New" w:cs="Courier New"/>
                    </w:rPr>
                  </w:rPrChange>
                </w:rPr>
                <w:t>0.01</w:t>
              </w:r>
            </w:ins>
          </w:p>
        </w:tc>
        <w:tc>
          <w:tcPr>
            <w:tcW w:w="1355" w:type="dxa"/>
            <w:tcPrChange w:id="1332" w:author="Matt Lyon" w:date="2020-11-03T15:11:00Z">
              <w:tcPr>
                <w:tcW w:w="1575" w:type="dxa"/>
              </w:tcPr>
            </w:tcPrChange>
          </w:tcPr>
          <w:p w14:paraId="7B6BB019" w14:textId="77777777" w:rsidR="00260A60" w:rsidRPr="00260A60" w:rsidRDefault="00260A60" w:rsidP="007F7C24">
            <w:pPr>
              <w:pStyle w:val="PlainText"/>
              <w:rPr>
                <w:ins w:id="1333" w:author="Matt Lyon" w:date="2020-11-03T15:10:00Z"/>
                <w:rFonts w:ascii="Times New Roman" w:hAnsi="Times New Roman" w:cs="Times New Roman"/>
                <w:rPrChange w:id="1334" w:author="Matt Lyon" w:date="2020-11-03T15:10:00Z">
                  <w:rPr>
                    <w:ins w:id="1335" w:author="Matt Lyon" w:date="2020-11-03T15:10:00Z"/>
                    <w:rFonts w:ascii="Courier New" w:hAnsi="Courier New" w:cs="Courier New"/>
                  </w:rPr>
                </w:rPrChange>
              </w:rPr>
            </w:pPr>
          </w:p>
        </w:tc>
        <w:tc>
          <w:tcPr>
            <w:tcW w:w="1763" w:type="dxa"/>
            <w:tcPrChange w:id="1336" w:author="Matt Lyon" w:date="2020-11-03T15:11:00Z">
              <w:tcPr>
                <w:tcW w:w="1575" w:type="dxa"/>
              </w:tcPr>
            </w:tcPrChange>
          </w:tcPr>
          <w:p w14:paraId="6D4FBB45" w14:textId="77777777" w:rsidR="00260A60" w:rsidRPr="00260A60" w:rsidRDefault="00260A60" w:rsidP="007F7C24">
            <w:pPr>
              <w:pStyle w:val="PlainText"/>
              <w:rPr>
                <w:ins w:id="1337" w:author="Matt Lyon" w:date="2020-11-03T15:10:00Z"/>
                <w:rFonts w:ascii="Times New Roman" w:hAnsi="Times New Roman" w:cs="Times New Roman"/>
                <w:rPrChange w:id="1338" w:author="Matt Lyon" w:date="2020-11-03T15:10:00Z">
                  <w:rPr>
                    <w:ins w:id="1339" w:author="Matt Lyon" w:date="2020-11-03T15:10:00Z"/>
                    <w:rFonts w:ascii="Courier New" w:hAnsi="Courier New" w:cs="Courier New"/>
                  </w:rPr>
                </w:rPrChange>
              </w:rPr>
            </w:pPr>
            <w:ins w:id="1340" w:author="Matt Lyon" w:date="2020-11-03T15:10:00Z">
              <w:r w:rsidRPr="00260A60">
                <w:rPr>
                  <w:rFonts w:ascii="Times New Roman" w:hAnsi="Times New Roman" w:cs="Times New Roman"/>
                  <w:rPrChange w:id="1341" w:author="Matt Lyon" w:date="2020-11-03T15:10:00Z">
                    <w:rPr>
                      <w:rFonts w:ascii="Courier New" w:hAnsi="Courier New" w:cs="Courier New"/>
                    </w:rPr>
                  </w:rPrChange>
                </w:rPr>
                <w:t>0.05</w:t>
              </w:r>
            </w:ins>
          </w:p>
        </w:tc>
        <w:tc>
          <w:tcPr>
            <w:tcW w:w="1387" w:type="dxa"/>
            <w:tcPrChange w:id="1342" w:author="Matt Lyon" w:date="2020-11-03T15:11:00Z">
              <w:tcPr>
                <w:tcW w:w="1575" w:type="dxa"/>
              </w:tcPr>
            </w:tcPrChange>
          </w:tcPr>
          <w:p w14:paraId="26D04093" w14:textId="77777777" w:rsidR="00260A60" w:rsidRPr="00260A60" w:rsidRDefault="00260A60" w:rsidP="007F7C24">
            <w:pPr>
              <w:pStyle w:val="PlainText"/>
              <w:rPr>
                <w:ins w:id="1343" w:author="Matt Lyon" w:date="2020-11-03T15:10:00Z"/>
                <w:rFonts w:ascii="Times New Roman" w:hAnsi="Times New Roman" w:cs="Times New Roman"/>
                <w:rPrChange w:id="1344" w:author="Matt Lyon" w:date="2020-11-03T15:10:00Z">
                  <w:rPr>
                    <w:ins w:id="1345" w:author="Matt Lyon" w:date="2020-11-03T15:10:00Z"/>
                    <w:rFonts w:ascii="Courier New" w:hAnsi="Courier New" w:cs="Courier New"/>
                  </w:rPr>
                </w:rPrChange>
              </w:rPr>
            </w:pPr>
          </w:p>
        </w:tc>
        <w:tc>
          <w:tcPr>
            <w:tcW w:w="1056" w:type="dxa"/>
            <w:tcPrChange w:id="1346" w:author="Matt Lyon" w:date="2020-11-03T15:11:00Z">
              <w:tcPr>
                <w:tcW w:w="1575" w:type="dxa"/>
              </w:tcPr>
            </w:tcPrChange>
          </w:tcPr>
          <w:p w14:paraId="1E4A20A5" w14:textId="77777777" w:rsidR="00260A60" w:rsidRPr="00260A60" w:rsidRDefault="00260A60" w:rsidP="007F7C24">
            <w:pPr>
              <w:pStyle w:val="PlainText"/>
              <w:rPr>
                <w:ins w:id="1347" w:author="Matt Lyon" w:date="2020-11-03T15:10:00Z"/>
                <w:rFonts w:ascii="Times New Roman" w:hAnsi="Times New Roman" w:cs="Times New Roman"/>
                <w:rPrChange w:id="1348" w:author="Matt Lyon" w:date="2020-11-03T15:10:00Z">
                  <w:rPr>
                    <w:ins w:id="1349" w:author="Matt Lyon" w:date="2020-11-03T15:10:00Z"/>
                    <w:rFonts w:ascii="Courier New" w:hAnsi="Courier New" w:cs="Courier New"/>
                  </w:rPr>
                </w:rPrChange>
              </w:rPr>
            </w:pPr>
          </w:p>
        </w:tc>
        <w:tc>
          <w:tcPr>
            <w:tcW w:w="1716" w:type="dxa"/>
            <w:tcPrChange w:id="1350" w:author="Matt Lyon" w:date="2020-11-03T15:11:00Z">
              <w:tcPr>
                <w:tcW w:w="1575" w:type="dxa"/>
              </w:tcPr>
            </w:tcPrChange>
          </w:tcPr>
          <w:p w14:paraId="1CD31A3B" w14:textId="77777777" w:rsidR="00260A60" w:rsidRPr="00260A60" w:rsidRDefault="00260A60" w:rsidP="007F7C24">
            <w:pPr>
              <w:pStyle w:val="PlainText"/>
              <w:rPr>
                <w:ins w:id="1351" w:author="Matt Lyon" w:date="2020-11-03T15:10:00Z"/>
                <w:rFonts w:ascii="Times New Roman" w:hAnsi="Times New Roman" w:cs="Times New Roman"/>
                <w:rPrChange w:id="1352" w:author="Matt Lyon" w:date="2020-11-03T15:10:00Z">
                  <w:rPr>
                    <w:ins w:id="1353" w:author="Matt Lyon" w:date="2020-11-03T15:10:00Z"/>
                    <w:rFonts w:ascii="Courier New" w:hAnsi="Courier New" w:cs="Courier New"/>
                  </w:rPr>
                </w:rPrChange>
              </w:rPr>
            </w:pPr>
            <w:ins w:id="1354" w:author="Matt Lyon" w:date="2020-11-03T15:10:00Z">
              <w:r w:rsidRPr="00260A60">
                <w:rPr>
                  <w:rFonts w:ascii="Times New Roman" w:hAnsi="Times New Roman" w:cs="Times New Roman"/>
                  <w:rPrChange w:id="1355" w:author="Matt Lyon" w:date="2020-11-03T15:10:00Z">
                    <w:rPr>
                      <w:rFonts w:ascii="Courier New" w:hAnsi="Courier New" w:cs="Courier New"/>
                    </w:rPr>
                  </w:rPrChange>
                </w:rPr>
                <w:t>NA</w:t>
              </w:r>
            </w:ins>
          </w:p>
        </w:tc>
        <w:tc>
          <w:tcPr>
            <w:tcW w:w="1434" w:type="dxa"/>
            <w:tcPrChange w:id="1356" w:author="Matt Lyon" w:date="2020-11-03T15:11:00Z">
              <w:tcPr>
                <w:tcW w:w="1575" w:type="dxa"/>
              </w:tcPr>
            </w:tcPrChange>
          </w:tcPr>
          <w:p w14:paraId="69A21D6D" w14:textId="77777777" w:rsidR="00260A60" w:rsidRPr="00260A60" w:rsidRDefault="00260A60" w:rsidP="007F7C24">
            <w:pPr>
              <w:pStyle w:val="PlainText"/>
              <w:rPr>
                <w:ins w:id="1357" w:author="Matt Lyon" w:date="2020-11-03T15:10:00Z"/>
                <w:rFonts w:ascii="Times New Roman" w:hAnsi="Times New Roman" w:cs="Times New Roman"/>
                <w:rPrChange w:id="1358" w:author="Matt Lyon" w:date="2020-11-03T15:10:00Z">
                  <w:rPr>
                    <w:ins w:id="1359" w:author="Matt Lyon" w:date="2020-11-03T15:10:00Z"/>
                    <w:rFonts w:ascii="Courier New" w:hAnsi="Courier New" w:cs="Courier New"/>
                  </w:rPr>
                </w:rPrChange>
              </w:rPr>
            </w:pPr>
          </w:p>
        </w:tc>
        <w:tc>
          <w:tcPr>
            <w:tcW w:w="1061" w:type="dxa"/>
            <w:tcPrChange w:id="1360" w:author="Matt Lyon" w:date="2020-11-03T15:11:00Z">
              <w:tcPr>
                <w:tcW w:w="1575" w:type="dxa"/>
              </w:tcPr>
            </w:tcPrChange>
          </w:tcPr>
          <w:p w14:paraId="0B4FD031" w14:textId="77777777" w:rsidR="00260A60" w:rsidRPr="00260A60" w:rsidRDefault="00260A60" w:rsidP="007F7C24">
            <w:pPr>
              <w:pStyle w:val="PlainText"/>
              <w:rPr>
                <w:ins w:id="1361" w:author="Matt Lyon" w:date="2020-11-03T15:10:00Z"/>
                <w:rFonts w:ascii="Times New Roman" w:hAnsi="Times New Roman" w:cs="Times New Roman"/>
                <w:rPrChange w:id="1362" w:author="Matt Lyon" w:date="2020-11-03T15:10:00Z">
                  <w:rPr>
                    <w:ins w:id="1363" w:author="Matt Lyon" w:date="2020-11-03T15:10:00Z"/>
                    <w:rFonts w:ascii="Courier New" w:hAnsi="Courier New" w:cs="Courier New"/>
                  </w:rPr>
                </w:rPrChange>
              </w:rPr>
            </w:pPr>
          </w:p>
        </w:tc>
      </w:tr>
    </w:tbl>
    <w:p w14:paraId="289FEFD8" w14:textId="7CA05491" w:rsidR="007A0BA8" w:rsidRPr="00260A60" w:rsidDel="00260A60" w:rsidRDefault="007A0BA8" w:rsidP="00260A60">
      <w:pPr>
        <w:pStyle w:val="PlainText"/>
        <w:rPr>
          <w:del w:id="1364" w:author="Matt Lyon" w:date="2020-11-03T15:11:00Z"/>
          <w:rFonts w:ascii="Courier New" w:hAnsi="Courier New" w:cs="Courier New"/>
          <w:rPrChange w:id="1365" w:author="Matt Lyon" w:date="2020-11-03T15:11:00Z">
            <w:rPr>
              <w:del w:id="1366" w:author="Matt Lyon" w:date="2020-11-03T15:11:00Z"/>
              <w:rFonts w:cstheme="minorHAnsi"/>
              <w:b/>
              <w:sz w:val="20"/>
              <w:szCs w:val="20"/>
            </w:rPr>
          </w:rPrChange>
        </w:rPr>
        <w:pPrChange w:id="1367" w:author="Matt Lyon" w:date="2020-11-03T15:11:00Z">
          <w:pPr/>
        </w:pPrChange>
      </w:pPr>
    </w:p>
    <w:tbl>
      <w:tblPr>
        <w:tblStyle w:val="TableGrid"/>
        <w:tblW w:w="13884" w:type="dxa"/>
        <w:tblLayout w:type="fixed"/>
        <w:tblLook w:val="04A0" w:firstRow="1" w:lastRow="0" w:firstColumn="1" w:lastColumn="0" w:noHBand="0" w:noVBand="1"/>
      </w:tblPr>
      <w:tblGrid>
        <w:gridCol w:w="2076"/>
        <w:gridCol w:w="1847"/>
        <w:gridCol w:w="1407"/>
        <w:gridCol w:w="23"/>
        <w:gridCol w:w="1796"/>
        <w:gridCol w:w="1490"/>
        <w:gridCol w:w="851"/>
        <w:gridCol w:w="1842"/>
        <w:gridCol w:w="1606"/>
        <w:gridCol w:w="946"/>
      </w:tblGrid>
      <w:tr w:rsidR="0087256D" w:rsidRPr="00EC5064" w:rsidDel="00260A60" w14:paraId="4A8865A1" w14:textId="210BCBC8" w:rsidTr="0087256D">
        <w:trPr>
          <w:del w:id="1368" w:author="Matt Lyon" w:date="2020-11-03T15:09:00Z"/>
        </w:trPr>
        <w:tc>
          <w:tcPr>
            <w:tcW w:w="2076" w:type="dxa"/>
          </w:tcPr>
          <w:p w14:paraId="1AC0EC4A" w14:textId="7416F88E" w:rsidR="0087256D" w:rsidRPr="00EC5064" w:rsidDel="00260A60" w:rsidRDefault="0087256D" w:rsidP="009804C4">
            <w:pPr>
              <w:rPr>
                <w:del w:id="1369" w:author="Matt Lyon" w:date="2020-11-03T15:09:00Z"/>
                <w:rFonts w:ascii="Calibri" w:hAnsi="Calibri" w:cs="Calibri"/>
                <w:b/>
                <w:sz w:val="22"/>
                <w:szCs w:val="22"/>
                <w:rPrChange w:id="1370" w:author="Matt Lyon" w:date="2020-10-26T16:50:00Z">
                  <w:rPr>
                    <w:del w:id="1371" w:author="Matt Lyon" w:date="2020-11-03T15:09:00Z"/>
                    <w:rFonts w:cstheme="minorHAnsi"/>
                    <w:b/>
                    <w:sz w:val="20"/>
                    <w:szCs w:val="20"/>
                  </w:rPr>
                </w:rPrChange>
              </w:rPr>
            </w:pPr>
            <w:del w:id="1372" w:author="Matt Lyon" w:date="2020-11-03T15:09:00Z">
              <w:r w:rsidRPr="00EC5064" w:rsidDel="00260A60">
                <w:rPr>
                  <w:rFonts w:ascii="Calibri" w:hAnsi="Calibri" w:cs="Calibri"/>
                  <w:b/>
                  <w:sz w:val="22"/>
                  <w:szCs w:val="22"/>
                  <w:rPrChange w:id="1373" w:author="Matt Lyon" w:date="2020-10-26T16:50:00Z">
                    <w:rPr>
                      <w:rFonts w:cstheme="minorHAnsi"/>
                      <w:b/>
                      <w:sz w:val="20"/>
                      <w:szCs w:val="20"/>
                    </w:rPr>
                  </w:rPrChange>
                </w:rPr>
                <w:delText>Outcome</w:delText>
              </w:r>
            </w:del>
          </w:p>
        </w:tc>
        <w:tc>
          <w:tcPr>
            <w:tcW w:w="1847" w:type="dxa"/>
          </w:tcPr>
          <w:p w14:paraId="76359CE9" w14:textId="2DF694D4" w:rsidR="0087256D" w:rsidRPr="00EC5064" w:rsidDel="00260A60" w:rsidRDefault="0087256D" w:rsidP="00ED216C">
            <w:pPr>
              <w:rPr>
                <w:del w:id="1374" w:author="Matt Lyon" w:date="2020-11-03T15:09:00Z"/>
                <w:rFonts w:ascii="Calibri" w:hAnsi="Calibri" w:cs="Calibri"/>
                <w:b/>
                <w:sz w:val="22"/>
                <w:szCs w:val="22"/>
                <w:rPrChange w:id="1375" w:author="Matt Lyon" w:date="2020-10-26T16:50:00Z">
                  <w:rPr>
                    <w:del w:id="1376" w:author="Matt Lyon" w:date="2020-11-03T15:09:00Z"/>
                    <w:rFonts w:cstheme="minorHAnsi"/>
                    <w:b/>
                    <w:sz w:val="20"/>
                    <w:szCs w:val="20"/>
                  </w:rPr>
                </w:rPrChange>
              </w:rPr>
            </w:pPr>
            <w:del w:id="1377" w:author="Matt Lyon" w:date="2020-11-03T15:09:00Z">
              <w:r w:rsidRPr="00EC5064" w:rsidDel="00260A60">
                <w:rPr>
                  <w:rFonts w:ascii="Calibri" w:hAnsi="Calibri" w:cs="Calibri"/>
                  <w:b/>
                  <w:sz w:val="22"/>
                  <w:szCs w:val="22"/>
                  <w:rPrChange w:id="1378" w:author="Matt Lyon" w:date="2020-10-26T16:50:00Z">
                    <w:rPr>
                      <w:rFonts w:cstheme="minorHAnsi"/>
                      <w:b/>
                      <w:sz w:val="20"/>
                      <w:szCs w:val="20"/>
                    </w:rPr>
                  </w:rPrChange>
                </w:rPr>
                <w:delText>Antenatal Factors</w:delText>
              </w:r>
            </w:del>
          </w:p>
        </w:tc>
        <w:tc>
          <w:tcPr>
            <w:tcW w:w="1407" w:type="dxa"/>
          </w:tcPr>
          <w:p w14:paraId="01D1822C" w14:textId="67B8451B" w:rsidR="0087256D" w:rsidRPr="00EC5064" w:rsidDel="00260A60" w:rsidRDefault="0087256D" w:rsidP="00ED216C">
            <w:pPr>
              <w:rPr>
                <w:del w:id="1379" w:author="Matt Lyon" w:date="2020-11-03T15:09:00Z"/>
                <w:rFonts w:ascii="Calibri" w:hAnsi="Calibri" w:cs="Calibri"/>
                <w:b/>
                <w:sz w:val="22"/>
                <w:szCs w:val="22"/>
                <w:rPrChange w:id="1380" w:author="Matt Lyon" w:date="2020-10-26T16:50:00Z">
                  <w:rPr>
                    <w:del w:id="1381" w:author="Matt Lyon" w:date="2020-11-03T15:09:00Z"/>
                    <w:rFonts w:cstheme="minorHAnsi"/>
                    <w:b/>
                    <w:sz w:val="20"/>
                    <w:szCs w:val="20"/>
                  </w:rPr>
                </w:rPrChange>
              </w:rPr>
            </w:pPr>
          </w:p>
        </w:tc>
        <w:tc>
          <w:tcPr>
            <w:tcW w:w="1819" w:type="dxa"/>
            <w:gridSpan w:val="2"/>
          </w:tcPr>
          <w:p w14:paraId="5D7B7845" w14:textId="6BC8A33A" w:rsidR="0087256D" w:rsidRPr="00EC5064" w:rsidDel="00260A60" w:rsidRDefault="0087256D" w:rsidP="00A3359D">
            <w:pPr>
              <w:rPr>
                <w:del w:id="1382" w:author="Matt Lyon" w:date="2020-11-03T15:09:00Z"/>
                <w:rFonts w:ascii="Calibri" w:hAnsi="Calibri" w:cs="Calibri"/>
                <w:b/>
                <w:sz w:val="22"/>
                <w:szCs w:val="22"/>
                <w:rPrChange w:id="1383" w:author="Matt Lyon" w:date="2020-10-26T16:50:00Z">
                  <w:rPr>
                    <w:del w:id="1384" w:author="Matt Lyon" w:date="2020-11-03T15:09:00Z"/>
                    <w:rFonts w:cstheme="minorHAnsi"/>
                    <w:b/>
                    <w:sz w:val="20"/>
                    <w:szCs w:val="20"/>
                  </w:rPr>
                </w:rPrChange>
              </w:rPr>
            </w:pPr>
            <w:del w:id="1385" w:author="Matt Lyon" w:date="2020-11-03T15:09:00Z">
              <w:r w:rsidRPr="00EC5064" w:rsidDel="00260A60">
                <w:rPr>
                  <w:rFonts w:ascii="Calibri" w:hAnsi="Calibri" w:cs="Calibri"/>
                  <w:b/>
                  <w:sz w:val="22"/>
                  <w:szCs w:val="22"/>
                  <w:rPrChange w:id="1386" w:author="Matt Lyon" w:date="2020-10-26T16:50:00Z">
                    <w:rPr>
                      <w:rFonts w:cstheme="minorHAnsi"/>
                      <w:b/>
                      <w:sz w:val="20"/>
                      <w:szCs w:val="20"/>
                    </w:rPr>
                  </w:rPrChange>
                </w:rPr>
                <w:delText>Antenatal and Growth Factors</w:delText>
              </w:r>
            </w:del>
          </w:p>
        </w:tc>
        <w:tc>
          <w:tcPr>
            <w:tcW w:w="1490" w:type="dxa"/>
          </w:tcPr>
          <w:p w14:paraId="64C1E84D" w14:textId="0B2AE162" w:rsidR="0087256D" w:rsidRPr="00EC5064" w:rsidDel="00260A60" w:rsidRDefault="0087256D" w:rsidP="00ED216C">
            <w:pPr>
              <w:rPr>
                <w:del w:id="1387" w:author="Matt Lyon" w:date="2020-11-03T15:09:00Z"/>
                <w:rFonts w:ascii="Calibri" w:hAnsi="Calibri" w:cs="Calibri"/>
                <w:b/>
                <w:sz w:val="22"/>
                <w:szCs w:val="22"/>
                <w:rPrChange w:id="1388" w:author="Matt Lyon" w:date="2020-10-26T16:50:00Z">
                  <w:rPr>
                    <w:del w:id="1389" w:author="Matt Lyon" w:date="2020-11-03T15:09:00Z"/>
                    <w:rFonts w:cstheme="minorHAnsi"/>
                    <w:b/>
                    <w:sz w:val="20"/>
                    <w:szCs w:val="20"/>
                  </w:rPr>
                </w:rPrChange>
              </w:rPr>
            </w:pPr>
          </w:p>
        </w:tc>
        <w:tc>
          <w:tcPr>
            <w:tcW w:w="851" w:type="dxa"/>
          </w:tcPr>
          <w:p w14:paraId="7DF9BEC4" w14:textId="07152314" w:rsidR="0087256D" w:rsidRPr="00EC5064" w:rsidDel="00260A60" w:rsidRDefault="0087256D" w:rsidP="00A3359D">
            <w:pPr>
              <w:rPr>
                <w:del w:id="1390" w:author="Matt Lyon" w:date="2020-11-03T15:09:00Z"/>
                <w:rFonts w:ascii="Calibri" w:hAnsi="Calibri" w:cs="Calibri"/>
                <w:b/>
                <w:sz w:val="22"/>
                <w:szCs w:val="22"/>
                <w:rPrChange w:id="1391" w:author="Matt Lyon" w:date="2020-10-26T16:50:00Z">
                  <w:rPr>
                    <w:del w:id="1392" w:author="Matt Lyon" w:date="2020-11-03T15:09:00Z"/>
                    <w:rFonts w:cstheme="minorHAnsi"/>
                    <w:b/>
                    <w:sz w:val="20"/>
                    <w:szCs w:val="20"/>
                  </w:rPr>
                </w:rPrChange>
              </w:rPr>
            </w:pPr>
          </w:p>
        </w:tc>
        <w:tc>
          <w:tcPr>
            <w:tcW w:w="1842" w:type="dxa"/>
          </w:tcPr>
          <w:p w14:paraId="71185B83" w14:textId="0C060C35" w:rsidR="0087256D" w:rsidRPr="00EC5064" w:rsidDel="00260A60" w:rsidRDefault="0087256D" w:rsidP="00A3359D">
            <w:pPr>
              <w:rPr>
                <w:del w:id="1393" w:author="Matt Lyon" w:date="2020-11-03T15:09:00Z"/>
                <w:rFonts w:ascii="Calibri" w:hAnsi="Calibri" w:cs="Calibri"/>
                <w:b/>
                <w:sz w:val="22"/>
                <w:szCs w:val="22"/>
                <w:rPrChange w:id="1394" w:author="Matt Lyon" w:date="2020-10-26T16:50:00Z">
                  <w:rPr>
                    <w:del w:id="1395" w:author="Matt Lyon" w:date="2020-11-03T15:09:00Z"/>
                    <w:rFonts w:cstheme="minorHAnsi"/>
                    <w:b/>
                    <w:sz w:val="20"/>
                    <w:szCs w:val="20"/>
                  </w:rPr>
                </w:rPrChange>
              </w:rPr>
            </w:pPr>
            <w:del w:id="1396" w:author="Matt Lyon" w:date="2020-11-03T15:09:00Z">
              <w:r w:rsidRPr="00EC5064" w:rsidDel="00260A60">
                <w:rPr>
                  <w:rFonts w:ascii="Calibri" w:hAnsi="Calibri" w:cs="Calibri"/>
                  <w:b/>
                  <w:sz w:val="22"/>
                  <w:szCs w:val="22"/>
                  <w:rPrChange w:id="1397" w:author="Matt Lyon" w:date="2020-10-26T16:50:00Z">
                    <w:rPr>
                      <w:rFonts w:cstheme="minorHAnsi"/>
                      <w:b/>
                      <w:sz w:val="20"/>
                      <w:szCs w:val="20"/>
                    </w:rPr>
                  </w:rPrChange>
                </w:rPr>
                <w:delText>Antenatal and Intrapartum Factors</w:delText>
              </w:r>
            </w:del>
          </w:p>
        </w:tc>
        <w:tc>
          <w:tcPr>
            <w:tcW w:w="1606" w:type="dxa"/>
          </w:tcPr>
          <w:p w14:paraId="4E7BA999" w14:textId="5F0F041A" w:rsidR="0087256D" w:rsidRPr="00EC5064" w:rsidDel="00260A60" w:rsidRDefault="0087256D" w:rsidP="00874DB1">
            <w:pPr>
              <w:rPr>
                <w:del w:id="1398" w:author="Matt Lyon" w:date="2020-11-03T15:09:00Z"/>
                <w:rFonts w:ascii="Calibri" w:hAnsi="Calibri" w:cs="Calibri"/>
                <w:b/>
                <w:sz w:val="22"/>
                <w:szCs w:val="22"/>
                <w:rPrChange w:id="1399" w:author="Matt Lyon" w:date="2020-10-26T16:50:00Z">
                  <w:rPr>
                    <w:del w:id="1400" w:author="Matt Lyon" w:date="2020-11-03T15:09:00Z"/>
                    <w:rFonts w:cstheme="minorHAnsi"/>
                    <w:b/>
                    <w:sz w:val="20"/>
                    <w:szCs w:val="20"/>
                  </w:rPr>
                </w:rPrChange>
              </w:rPr>
            </w:pPr>
          </w:p>
        </w:tc>
        <w:tc>
          <w:tcPr>
            <w:tcW w:w="946" w:type="dxa"/>
          </w:tcPr>
          <w:p w14:paraId="792639E8" w14:textId="5E1D31C9" w:rsidR="0087256D" w:rsidRPr="00EC5064" w:rsidDel="00260A60" w:rsidRDefault="0087256D" w:rsidP="00874DB1">
            <w:pPr>
              <w:rPr>
                <w:del w:id="1401" w:author="Matt Lyon" w:date="2020-11-03T15:09:00Z"/>
                <w:rFonts w:ascii="Calibri" w:hAnsi="Calibri" w:cs="Calibri"/>
                <w:b/>
                <w:sz w:val="22"/>
                <w:szCs w:val="22"/>
                <w:rPrChange w:id="1402" w:author="Matt Lyon" w:date="2020-10-26T16:50:00Z">
                  <w:rPr>
                    <w:del w:id="1403" w:author="Matt Lyon" w:date="2020-11-03T15:09:00Z"/>
                    <w:rFonts w:cstheme="minorHAnsi"/>
                    <w:b/>
                    <w:sz w:val="20"/>
                    <w:szCs w:val="20"/>
                  </w:rPr>
                </w:rPrChange>
              </w:rPr>
            </w:pPr>
          </w:p>
        </w:tc>
      </w:tr>
      <w:tr w:rsidR="0087256D" w:rsidRPr="00EC5064" w:rsidDel="00260A60" w14:paraId="7786ECA0" w14:textId="060EDAC9" w:rsidTr="0087256D">
        <w:trPr>
          <w:del w:id="1404" w:author="Matt Lyon" w:date="2020-11-03T15:09:00Z"/>
        </w:trPr>
        <w:tc>
          <w:tcPr>
            <w:tcW w:w="2076" w:type="dxa"/>
          </w:tcPr>
          <w:p w14:paraId="6DAF9E23" w14:textId="5C957060" w:rsidR="0087256D" w:rsidRPr="00EC5064" w:rsidDel="00260A60" w:rsidRDefault="0087256D" w:rsidP="00B23C39">
            <w:pPr>
              <w:rPr>
                <w:del w:id="1405" w:author="Matt Lyon" w:date="2020-11-03T15:09:00Z"/>
                <w:rFonts w:ascii="Calibri" w:hAnsi="Calibri" w:cs="Calibri"/>
                <w:b/>
                <w:sz w:val="22"/>
                <w:szCs w:val="22"/>
                <w:rPrChange w:id="1406" w:author="Matt Lyon" w:date="2020-10-26T16:50:00Z">
                  <w:rPr>
                    <w:del w:id="1407" w:author="Matt Lyon" w:date="2020-11-03T15:09:00Z"/>
                    <w:rFonts w:cstheme="minorHAnsi"/>
                    <w:b/>
                    <w:sz w:val="20"/>
                    <w:szCs w:val="20"/>
                  </w:rPr>
                </w:rPrChange>
              </w:rPr>
            </w:pPr>
          </w:p>
        </w:tc>
        <w:tc>
          <w:tcPr>
            <w:tcW w:w="1847" w:type="dxa"/>
          </w:tcPr>
          <w:p w14:paraId="05529DF4" w14:textId="16DCB8EB" w:rsidR="0087256D" w:rsidRPr="00EC5064" w:rsidDel="00260A60" w:rsidRDefault="0087256D" w:rsidP="00ED216C">
            <w:pPr>
              <w:rPr>
                <w:del w:id="1408" w:author="Matt Lyon" w:date="2020-11-03T15:09:00Z"/>
                <w:rFonts w:ascii="Calibri" w:hAnsi="Calibri" w:cs="Calibri"/>
                <w:b/>
                <w:sz w:val="22"/>
                <w:szCs w:val="22"/>
                <w:rPrChange w:id="1409" w:author="Matt Lyon" w:date="2020-10-26T16:50:00Z">
                  <w:rPr>
                    <w:del w:id="1410" w:author="Matt Lyon" w:date="2020-11-03T15:09:00Z"/>
                    <w:rFonts w:cstheme="minorHAnsi"/>
                    <w:b/>
                    <w:sz w:val="20"/>
                    <w:szCs w:val="20"/>
                  </w:rPr>
                </w:rPrChange>
              </w:rPr>
            </w:pPr>
            <w:del w:id="1411" w:author="Matt Lyon" w:date="2020-11-03T15:09:00Z">
              <w:r w:rsidRPr="00EC5064" w:rsidDel="00260A60">
                <w:rPr>
                  <w:rFonts w:ascii="Calibri" w:hAnsi="Calibri" w:cs="Calibri"/>
                  <w:b/>
                  <w:sz w:val="22"/>
                  <w:szCs w:val="22"/>
                  <w:rPrChange w:id="1412" w:author="Matt Lyon" w:date="2020-10-26T16:50:00Z">
                    <w:rPr>
                      <w:rFonts w:cstheme="minorHAnsi"/>
                      <w:b/>
                      <w:sz w:val="20"/>
                      <w:szCs w:val="20"/>
                    </w:rPr>
                  </w:rPrChange>
                </w:rPr>
                <w:delText>AUC (95% CI)</w:delText>
              </w:r>
            </w:del>
          </w:p>
        </w:tc>
        <w:tc>
          <w:tcPr>
            <w:tcW w:w="1407" w:type="dxa"/>
          </w:tcPr>
          <w:p w14:paraId="4D824938" w14:textId="49A93728" w:rsidR="0087256D" w:rsidRPr="00EC5064" w:rsidDel="00260A60" w:rsidRDefault="0087256D" w:rsidP="00ED216C">
            <w:pPr>
              <w:rPr>
                <w:del w:id="1413" w:author="Matt Lyon" w:date="2020-11-03T15:09:00Z"/>
                <w:rFonts w:ascii="Calibri" w:hAnsi="Calibri" w:cs="Calibri"/>
                <w:b/>
                <w:sz w:val="22"/>
                <w:szCs w:val="22"/>
                <w:rPrChange w:id="1414" w:author="Matt Lyon" w:date="2020-10-26T16:50:00Z">
                  <w:rPr>
                    <w:del w:id="1415" w:author="Matt Lyon" w:date="2020-11-03T15:09:00Z"/>
                    <w:rFonts w:cstheme="minorHAnsi"/>
                    <w:b/>
                    <w:sz w:val="20"/>
                    <w:szCs w:val="20"/>
                  </w:rPr>
                </w:rPrChange>
              </w:rPr>
            </w:pPr>
            <w:del w:id="1416" w:author="Matt Lyon" w:date="2020-11-03T15:09:00Z">
              <w:r w:rsidRPr="00EC5064" w:rsidDel="00260A60">
                <w:rPr>
                  <w:rFonts w:ascii="Calibri" w:hAnsi="Calibri" w:cs="Calibri"/>
                  <w:b/>
                  <w:sz w:val="22"/>
                  <w:szCs w:val="22"/>
                  <w:rPrChange w:id="1417" w:author="Matt Lyon" w:date="2020-10-26T16:50:00Z">
                    <w:rPr>
                      <w:rFonts w:cstheme="minorHAnsi"/>
                      <w:b/>
                      <w:sz w:val="20"/>
                      <w:szCs w:val="20"/>
                    </w:rPr>
                  </w:rPrChange>
                </w:rPr>
                <w:delText>Proportion in highest decile</w:delText>
              </w:r>
            </w:del>
          </w:p>
        </w:tc>
        <w:tc>
          <w:tcPr>
            <w:tcW w:w="1819" w:type="dxa"/>
            <w:gridSpan w:val="2"/>
          </w:tcPr>
          <w:p w14:paraId="1A3FD04C" w14:textId="0918F996" w:rsidR="0087256D" w:rsidRPr="00EC5064" w:rsidDel="00260A60" w:rsidRDefault="0087256D" w:rsidP="00B23C39">
            <w:pPr>
              <w:rPr>
                <w:del w:id="1418" w:author="Matt Lyon" w:date="2020-11-03T15:09:00Z"/>
                <w:rFonts w:ascii="Calibri" w:hAnsi="Calibri" w:cs="Calibri"/>
                <w:b/>
                <w:sz w:val="22"/>
                <w:szCs w:val="22"/>
                <w:rPrChange w:id="1419" w:author="Matt Lyon" w:date="2020-10-26T16:50:00Z">
                  <w:rPr>
                    <w:del w:id="1420" w:author="Matt Lyon" w:date="2020-11-03T15:09:00Z"/>
                    <w:rFonts w:cstheme="minorHAnsi"/>
                    <w:b/>
                    <w:sz w:val="20"/>
                    <w:szCs w:val="20"/>
                  </w:rPr>
                </w:rPrChange>
              </w:rPr>
            </w:pPr>
            <w:del w:id="1421" w:author="Matt Lyon" w:date="2020-11-03T15:09:00Z">
              <w:r w:rsidRPr="00EC5064" w:rsidDel="00260A60">
                <w:rPr>
                  <w:rFonts w:ascii="Calibri" w:hAnsi="Calibri" w:cs="Calibri"/>
                  <w:b/>
                  <w:sz w:val="22"/>
                  <w:szCs w:val="22"/>
                  <w:rPrChange w:id="1422" w:author="Matt Lyon" w:date="2020-10-26T16:50:00Z">
                    <w:rPr>
                      <w:rFonts w:cstheme="minorHAnsi"/>
                      <w:b/>
                      <w:sz w:val="20"/>
                      <w:szCs w:val="20"/>
                    </w:rPr>
                  </w:rPrChange>
                </w:rPr>
                <w:delText>AUC (95% CI)</w:delText>
              </w:r>
            </w:del>
          </w:p>
        </w:tc>
        <w:tc>
          <w:tcPr>
            <w:tcW w:w="1490" w:type="dxa"/>
          </w:tcPr>
          <w:p w14:paraId="1D26BD1E" w14:textId="0906ED91" w:rsidR="0087256D" w:rsidRPr="00EC5064" w:rsidDel="00260A60" w:rsidRDefault="0087256D" w:rsidP="00B23C39">
            <w:pPr>
              <w:rPr>
                <w:del w:id="1423" w:author="Matt Lyon" w:date="2020-11-03T15:09:00Z"/>
                <w:rFonts w:ascii="Calibri" w:hAnsi="Calibri" w:cs="Calibri"/>
                <w:b/>
                <w:sz w:val="22"/>
                <w:szCs w:val="22"/>
                <w:rPrChange w:id="1424" w:author="Matt Lyon" w:date="2020-10-26T16:50:00Z">
                  <w:rPr>
                    <w:del w:id="1425" w:author="Matt Lyon" w:date="2020-11-03T15:09:00Z"/>
                    <w:rFonts w:cstheme="minorHAnsi"/>
                    <w:b/>
                    <w:sz w:val="20"/>
                    <w:szCs w:val="20"/>
                  </w:rPr>
                </w:rPrChange>
              </w:rPr>
            </w:pPr>
            <w:del w:id="1426" w:author="Matt Lyon" w:date="2020-11-03T15:09:00Z">
              <w:r w:rsidRPr="00EC5064" w:rsidDel="00260A60">
                <w:rPr>
                  <w:rFonts w:ascii="Calibri" w:hAnsi="Calibri" w:cs="Calibri"/>
                  <w:b/>
                  <w:sz w:val="22"/>
                  <w:szCs w:val="22"/>
                  <w:rPrChange w:id="1427" w:author="Matt Lyon" w:date="2020-10-26T16:50:00Z">
                    <w:rPr>
                      <w:rFonts w:cstheme="minorHAnsi"/>
                      <w:b/>
                      <w:sz w:val="20"/>
                      <w:szCs w:val="20"/>
                    </w:rPr>
                  </w:rPrChange>
                </w:rPr>
                <w:delText>Proportion in highest decile</w:delText>
              </w:r>
            </w:del>
          </w:p>
        </w:tc>
        <w:tc>
          <w:tcPr>
            <w:tcW w:w="851" w:type="dxa"/>
          </w:tcPr>
          <w:p w14:paraId="7231E2A4" w14:textId="666D560B" w:rsidR="0087256D" w:rsidRPr="00EC5064" w:rsidDel="00260A60" w:rsidRDefault="0087256D" w:rsidP="00874DB1">
            <w:pPr>
              <w:rPr>
                <w:del w:id="1428" w:author="Matt Lyon" w:date="2020-11-03T15:09:00Z"/>
                <w:rFonts w:ascii="Calibri" w:hAnsi="Calibri" w:cs="Calibri"/>
                <w:b/>
                <w:sz w:val="22"/>
                <w:szCs w:val="22"/>
                <w:rPrChange w:id="1429" w:author="Matt Lyon" w:date="2020-10-26T16:50:00Z">
                  <w:rPr>
                    <w:del w:id="1430" w:author="Matt Lyon" w:date="2020-11-03T15:09:00Z"/>
                    <w:rFonts w:cstheme="minorHAnsi"/>
                    <w:b/>
                    <w:sz w:val="20"/>
                    <w:szCs w:val="20"/>
                  </w:rPr>
                </w:rPrChange>
              </w:rPr>
            </w:pPr>
            <w:commentRangeStart w:id="1431"/>
            <w:del w:id="1432" w:author="Matt Lyon" w:date="2020-11-03T15:09:00Z">
              <w:r w:rsidRPr="00EC5064" w:rsidDel="00260A60">
                <w:rPr>
                  <w:rFonts w:ascii="Calibri" w:hAnsi="Calibri" w:cs="Calibri"/>
                  <w:b/>
                  <w:sz w:val="22"/>
                  <w:szCs w:val="22"/>
                  <w:rPrChange w:id="1433" w:author="Matt Lyon" w:date="2020-10-26T16:50:00Z">
                    <w:rPr>
                      <w:rFonts w:cstheme="minorHAnsi"/>
                      <w:b/>
                      <w:sz w:val="20"/>
                      <w:szCs w:val="20"/>
                    </w:rPr>
                  </w:rPrChange>
                </w:rPr>
                <w:delText>p-value</w:delText>
              </w:r>
              <w:commentRangeEnd w:id="1431"/>
              <w:r w:rsidR="00727C46" w:rsidRPr="00EC5064" w:rsidDel="00260A60">
                <w:rPr>
                  <w:rStyle w:val="CommentReference"/>
                  <w:rFonts w:ascii="Calibri" w:hAnsi="Calibri" w:cs="Calibri"/>
                  <w:sz w:val="22"/>
                  <w:szCs w:val="22"/>
                  <w:rPrChange w:id="1434" w:author="Matt Lyon" w:date="2020-10-26T16:50:00Z">
                    <w:rPr>
                      <w:rStyle w:val="CommentReference"/>
                    </w:rPr>
                  </w:rPrChange>
                </w:rPr>
                <w:commentReference w:id="1431"/>
              </w:r>
              <w:r w:rsidR="00965514" w:rsidRPr="00EC5064" w:rsidDel="00260A60">
                <w:rPr>
                  <w:rFonts w:ascii="Calibri" w:hAnsi="Calibri" w:cs="Calibri"/>
                  <w:b/>
                  <w:sz w:val="22"/>
                  <w:szCs w:val="22"/>
                  <w:rPrChange w:id="1435" w:author="Matt Lyon" w:date="2020-10-26T16:50:00Z">
                    <w:rPr>
                      <w:rFonts w:cstheme="minorHAnsi"/>
                      <w:b/>
                      <w:sz w:val="20"/>
                      <w:szCs w:val="20"/>
                    </w:rPr>
                  </w:rPrChange>
                </w:rPr>
                <w:delText>*</w:delText>
              </w:r>
            </w:del>
          </w:p>
        </w:tc>
        <w:tc>
          <w:tcPr>
            <w:tcW w:w="1842" w:type="dxa"/>
          </w:tcPr>
          <w:p w14:paraId="7ED09700" w14:textId="66705797" w:rsidR="0087256D" w:rsidRPr="00EC5064" w:rsidDel="00260A60" w:rsidRDefault="0087256D" w:rsidP="00874DB1">
            <w:pPr>
              <w:rPr>
                <w:del w:id="1436" w:author="Matt Lyon" w:date="2020-11-03T15:09:00Z"/>
                <w:rFonts w:ascii="Calibri" w:hAnsi="Calibri" w:cs="Calibri"/>
                <w:b/>
                <w:sz w:val="22"/>
                <w:szCs w:val="22"/>
                <w:rPrChange w:id="1437" w:author="Matt Lyon" w:date="2020-10-26T16:50:00Z">
                  <w:rPr>
                    <w:del w:id="1438" w:author="Matt Lyon" w:date="2020-11-03T15:09:00Z"/>
                    <w:rFonts w:cstheme="minorHAnsi"/>
                    <w:b/>
                    <w:sz w:val="20"/>
                    <w:szCs w:val="20"/>
                  </w:rPr>
                </w:rPrChange>
              </w:rPr>
            </w:pPr>
            <w:del w:id="1439" w:author="Matt Lyon" w:date="2020-11-03T15:09:00Z">
              <w:r w:rsidRPr="00EC5064" w:rsidDel="00260A60">
                <w:rPr>
                  <w:rFonts w:ascii="Calibri" w:hAnsi="Calibri" w:cs="Calibri"/>
                  <w:b/>
                  <w:sz w:val="22"/>
                  <w:szCs w:val="22"/>
                  <w:rPrChange w:id="1440" w:author="Matt Lyon" w:date="2020-10-26T16:50:00Z">
                    <w:rPr>
                      <w:rFonts w:cstheme="minorHAnsi"/>
                      <w:b/>
                      <w:sz w:val="20"/>
                      <w:szCs w:val="20"/>
                    </w:rPr>
                  </w:rPrChange>
                </w:rPr>
                <w:delText>AUC (95% CI)</w:delText>
              </w:r>
            </w:del>
          </w:p>
        </w:tc>
        <w:tc>
          <w:tcPr>
            <w:tcW w:w="1606" w:type="dxa"/>
          </w:tcPr>
          <w:p w14:paraId="233DCAB8" w14:textId="0692916E" w:rsidR="0087256D" w:rsidRPr="00EC5064" w:rsidDel="00260A60" w:rsidRDefault="0087256D" w:rsidP="00874DB1">
            <w:pPr>
              <w:rPr>
                <w:del w:id="1441" w:author="Matt Lyon" w:date="2020-11-03T15:09:00Z"/>
                <w:rFonts w:ascii="Calibri" w:hAnsi="Calibri" w:cs="Calibri"/>
                <w:b/>
                <w:sz w:val="22"/>
                <w:szCs w:val="22"/>
                <w:rPrChange w:id="1442" w:author="Matt Lyon" w:date="2020-10-26T16:50:00Z">
                  <w:rPr>
                    <w:del w:id="1443" w:author="Matt Lyon" w:date="2020-11-03T15:09:00Z"/>
                    <w:rFonts w:cstheme="minorHAnsi"/>
                    <w:b/>
                    <w:sz w:val="20"/>
                    <w:szCs w:val="20"/>
                  </w:rPr>
                </w:rPrChange>
              </w:rPr>
            </w:pPr>
            <w:del w:id="1444" w:author="Matt Lyon" w:date="2020-11-03T15:09:00Z">
              <w:r w:rsidRPr="00EC5064" w:rsidDel="00260A60">
                <w:rPr>
                  <w:rFonts w:ascii="Calibri" w:hAnsi="Calibri" w:cs="Calibri"/>
                  <w:b/>
                  <w:sz w:val="22"/>
                  <w:szCs w:val="22"/>
                  <w:rPrChange w:id="1445" w:author="Matt Lyon" w:date="2020-10-26T16:50:00Z">
                    <w:rPr>
                      <w:rFonts w:cstheme="minorHAnsi"/>
                      <w:b/>
                      <w:sz w:val="20"/>
                      <w:szCs w:val="20"/>
                    </w:rPr>
                  </w:rPrChange>
                </w:rPr>
                <w:delText>Proportion in highest decile</w:delText>
              </w:r>
            </w:del>
          </w:p>
        </w:tc>
        <w:tc>
          <w:tcPr>
            <w:tcW w:w="946" w:type="dxa"/>
          </w:tcPr>
          <w:p w14:paraId="1496C818" w14:textId="051EB4E8" w:rsidR="0087256D" w:rsidRPr="00EC5064" w:rsidDel="00260A60" w:rsidRDefault="0087256D" w:rsidP="00874DB1">
            <w:pPr>
              <w:rPr>
                <w:del w:id="1446" w:author="Matt Lyon" w:date="2020-11-03T15:09:00Z"/>
                <w:rFonts w:ascii="Calibri" w:hAnsi="Calibri" w:cs="Calibri"/>
                <w:b/>
                <w:sz w:val="22"/>
                <w:szCs w:val="22"/>
                <w:rPrChange w:id="1447" w:author="Matt Lyon" w:date="2020-10-26T16:50:00Z">
                  <w:rPr>
                    <w:del w:id="1448" w:author="Matt Lyon" w:date="2020-11-03T15:09:00Z"/>
                    <w:rFonts w:cstheme="minorHAnsi"/>
                    <w:b/>
                    <w:sz w:val="20"/>
                    <w:szCs w:val="20"/>
                  </w:rPr>
                </w:rPrChange>
              </w:rPr>
            </w:pPr>
            <w:del w:id="1449" w:author="Matt Lyon" w:date="2020-11-03T15:09:00Z">
              <w:r w:rsidRPr="00EC5064" w:rsidDel="00260A60">
                <w:rPr>
                  <w:rFonts w:ascii="Calibri" w:hAnsi="Calibri" w:cs="Calibri"/>
                  <w:b/>
                  <w:sz w:val="22"/>
                  <w:szCs w:val="22"/>
                  <w:rPrChange w:id="1450" w:author="Matt Lyon" w:date="2020-10-26T16:50:00Z">
                    <w:rPr>
                      <w:rFonts w:cstheme="minorHAnsi"/>
                      <w:b/>
                      <w:sz w:val="20"/>
                      <w:szCs w:val="20"/>
                    </w:rPr>
                  </w:rPrChange>
                </w:rPr>
                <w:delText>p-value</w:delText>
              </w:r>
              <w:r w:rsidR="00965514" w:rsidRPr="00EC5064" w:rsidDel="00260A60">
                <w:rPr>
                  <w:rFonts w:ascii="Calibri" w:hAnsi="Calibri" w:cs="Calibri"/>
                  <w:b/>
                  <w:sz w:val="22"/>
                  <w:szCs w:val="22"/>
                  <w:rPrChange w:id="1451" w:author="Matt Lyon" w:date="2020-10-26T16:50:00Z">
                    <w:rPr>
                      <w:rFonts w:cstheme="minorHAnsi"/>
                      <w:b/>
                      <w:sz w:val="20"/>
                      <w:szCs w:val="20"/>
                    </w:rPr>
                  </w:rPrChange>
                </w:rPr>
                <w:delText>*</w:delText>
              </w:r>
            </w:del>
          </w:p>
        </w:tc>
      </w:tr>
      <w:tr w:rsidR="00965514" w:rsidRPr="00EC5064" w:rsidDel="00260A60" w14:paraId="7A996B3F" w14:textId="1E2D03C2" w:rsidTr="00932424">
        <w:trPr>
          <w:del w:id="1452" w:author="Matt Lyon" w:date="2020-11-03T15:09:00Z"/>
        </w:trPr>
        <w:tc>
          <w:tcPr>
            <w:tcW w:w="13884" w:type="dxa"/>
            <w:gridSpan w:val="10"/>
          </w:tcPr>
          <w:p w14:paraId="0E30A0E7" w14:textId="35E7F19E" w:rsidR="00965514" w:rsidRPr="00EC5064" w:rsidDel="00260A60" w:rsidRDefault="00965514" w:rsidP="00874DB1">
            <w:pPr>
              <w:rPr>
                <w:del w:id="1453" w:author="Matt Lyon" w:date="2020-11-03T15:09:00Z"/>
                <w:rFonts w:ascii="Calibri" w:hAnsi="Calibri" w:cs="Calibri"/>
                <w:b/>
                <w:sz w:val="22"/>
                <w:szCs w:val="22"/>
                <w:rPrChange w:id="1454" w:author="Matt Lyon" w:date="2020-10-26T16:50:00Z">
                  <w:rPr>
                    <w:del w:id="1455" w:author="Matt Lyon" w:date="2020-11-03T15:09:00Z"/>
                    <w:rFonts w:cstheme="minorHAnsi"/>
                    <w:b/>
                    <w:sz w:val="20"/>
                    <w:szCs w:val="20"/>
                  </w:rPr>
                </w:rPrChange>
              </w:rPr>
            </w:pPr>
            <w:del w:id="1456" w:author="Matt Lyon" w:date="2020-11-03T15:09:00Z">
              <w:r w:rsidRPr="00EC5064" w:rsidDel="00260A60">
                <w:rPr>
                  <w:rFonts w:ascii="Calibri" w:hAnsi="Calibri" w:cs="Calibri"/>
                  <w:b/>
                  <w:sz w:val="22"/>
                  <w:szCs w:val="22"/>
                  <w:rPrChange w:id="1457" w:author="Matt Lyon" w:date="2020-10-26T16:50:00Z">
                    <w:rPr>
                      <w:rFonts w:cstheme="minorHAnsi"/>
                      <w:b/>
                      <w:sz w:val="20"/>
                      <w:szCs w:val="20"/>
                    </w:rPr>
                  </w:rPrChange>
                </w:rPr>
                <w:delText>Hypoxic-Ischaemic Encephalopathy</w:delText>
              </w:r>
            </w:del>
          </w:p>
        </w:tc>
      </w:tr>
      <w:tr w:rsidR="0087256D" w:rsidRPr="00EC5064" w:rsidDel="00260A60" w14:paraId="44BB29C2" w14:textId="04CB0C06" w:rsidTr="001D2B6F">
        <w:trPr>
          <w:trHeight w:val="587"/>
          <w:del w:id="1458" w:author="Matt Lyon" w:date="2020-11-03T15:09:00Z"/>
        </w:trPr>
        <w:tc>
          <w:tcPr>
            <w:tcW w:w="2076" w:type="dxa"/>
          </w:tcPr>
          <w:p w14:paraId="6AB44BF7" w14:textId="589CF21E" w:rsidR="0087256D" w:rsidRPr="00EC5064" w:rsidDel="00260A60" w:rsidRDefault="0087256D" w:rsidP="00A3359D">
            <w:pPr>
              <w:rPr>
                <w:del w:id="1459" w:author="Matt Lyon" w:date="2020-11-03T15:09:00Z"/>
                <w:rFonts w:ascii="Calibri" w:hAnsi="Calibri" w:cs="Calibri"/>
                <w:sz w:val="22"/>
                <w:szCs w:val="22"/>
                <w:rPrChange w:id="1460" w:author="Matt Lyon" w:date="2020-10-26T16:50:00Z">
                  <w:rPr>
                    <w:del w:id="1461" w:author="Matt Lyon" w:date="2020-11-03T15:09:00Z"/>
                    <w:rFonts w:cstheme="minorHAnsi"/>
                    <w:sz w:val="20"/>
                    <w:szCs w:val="20"/>
                  </w:rPr>
                </w:rPrChange>
              </w:rPr>
            </w:pPr>
            <w:del w:id="1462" w:author="Matt Lyon" w:date="2020-11-03T15:09:00Z">
              <w:r w:rsidRPr="00EC5064" w:rsidDel="00260A60">
                <w:rPr>
                  <w:rFonts w:ascii="Calibri" w:hAnsi="Calibri" w:cs="Calibri"/>
                  <w:sz w:val="22"/>
                  <w:szCs w:val="22"/>
                  <w:rPrChange w:id="1463" w:author="Matt Lyon" w:date="2020-10-26T16:50:00Z">
                    <w:rPr>
                      <w:rFonts w:cstheme="minorHAnsi"/>
                      <w:sz w:val="20"/>
                      <w:szCs w:val="20"/>
                    </w:rPr>
                  </w:rPrChange>
                </w:rPr>
                <w:delText>Conventional Analysis</w:delText>
              </w:r>
            </w:del>
          </w:p>
        </w:tc>
        <w:tc>
          <w:tcPr>
            <w:tcW w:w="1847" w:type="dxa"/>
          </w:tcPr>
          <w:p w14:paraId="21D33B24" w14:textId="06B17893" w:rsidR="0087256D" w:rsidRPr="00EC5064" w:rsidDel="00260A60" w:rsidRDefault="0087256D" w:rsidP="00CB1A99">
            <w:pPr>
              <w:jc w:val="center"/>
              <w:rPr>
                <w:del w:id="1464" w:author="Matt Lyon" w:date="2020-11-03T15:09:00Z"/>
                <w:rFonts w:ascii="Calibri" w:hAnsi="Calibri" w:cs="Calibri"/>
                <w:sz w:val="22"/>
                <w:szCs w:val="22"/>
                <w:rPrChange w:id="1465" w:author="Matt Lyon" w:date="2020-10-26T16:50:00Z">
                  <w:rPr>
                    <w:del w:id="1466" w:author="Matt Lyon" w:date="2020-11-03T15:09:00Z"/>
                    <w:rFonts w:cstheme="minorHAnsi"/>
                    <w:sz w:val="20"/>
                    <w:szCs w:val="20"/>
                  </w:rPr>
                </w:rPrChange>
              </w:rPr>
            </w:pPr>
            <w:del w:id="1467" w:author="Matt Lyon" w:date="2020-11-03T15:09:00Z">
              <w:r w:rsidRPr="00EC5064" w:rsidDel="00260A60">
                <w:rPr>
                  <w:rFonts w:ascii="Calibri" w:hAnsi="Calibri" w:cs="Calibri"/>
                  <w:sz w:val="22"/>
                  <w:szCs w:val="22"/>
                  <w:rPrChange w:id="1468" w:author="Matt Lyon" w:date="2020-10-26T16:50:00Z">
                    <w:rPr>
                      <w:rFonts w:cstheme="minorHAnsi"/>
                      <w:sz w:val="20"/>
                      <w:szCs w:val="20"/>
                    </w:rPr>
                  </w:rPrChange>
                </w:rPr>
                <w:delText>0.70 (0.64-0.77)</w:delText>
              </w:r>
            </w:del>
          </w:p>
        </w:tc>
        <w:tc>
          <w:tcPr>
            <w:tcW w:w="1407" w:type="dxa"/>
          </w:tcPr>
          <w:p w14:paraId="3F90A9F2" w14:textId="6B29AC7F" w:rsidR="0087256D" w:rsidRPr="00EC5064" w:rsidDel="00260A60" w:rsidRDefault="0087256D" w:rsidP="00CB1A99">
            <w:pPr>
              <w:jc w:val="center"/>
              <w:rPr>
                <w:del w:id="1469" w:author="Matt Lyon" w:date="2020-11-03T15:09:00Z"/>
                <w:rFonts w:ascii="Calibri" w:hAnsi="Calibri" w:cs="Calibri"/>
                <w:sz w:val="22"/>
                <w:szCs w:val="22"/>
                <w:rPrChange w:id="1470" w:author="Matt Lyon" w:date="2020-10-26T16:50:00Z">
                  <w:rPr>
                    <w:del w:id="1471" w:author="Matt Lyon" w:date="2020-11-03T15:09:00Z"/>
                    <w:rFonts w:cstheme="minorHAnsi"/>
                    <w:sz w:val="20"/>
                    <w:szCs w:val="20"/>
                  </w:rPr>
                </w:rPrChange>
              </w:rPr>
            </w:pPr>
            <w:del w:id="1472" w:author="Matt Lyon" w:date="2020-11-03T15:09:00Z">
              <w:r w:rsidRPr="00EC5064" w:rsidDel="00260A60">
                <w:rPr>
                  <w:rFonts w:ascii="Calibri" w:hAnsi="Calibri" w:cs="Calibri"/>
                  <w:sz w:val="22"/>
                  <w:szCs w:val="22"/>
                  <w:rPrChange w:id="1473" w:author="Matt Lyon" w:date="2020-10-26T16:50:00Z">
                    <w:rPr>
                      <w:rFonts w:cstheme="minorHAnsi"/>
                      <w:sz w:val="20"/>
                      <w:szCs w:val="20"/>
                    </w:rPr>
                  </w:rPrChange>
                </w:rPr>
                <w:delText>17 (28.8%)</w:delText>
              </w:r>
            </w:del>
          </w:p>
        </w:tc>
        <w:tc>
          <w:tcPr>
            <w:tcW w:w="1819" w:type="dxa"/>
            <w:gridSpan w:val="2"/>
          </w:tcPr>
          <w:p w14:paraId="2BD488E6" w14:textId="71A3DABB" w:rsidR="0087256D" w:rsidRPr="00EC5064" w:rsidDel="00260A60" w:rsidRDefault="0001550D" w:rsidP="00CB1A99">
            <w:pPr>
              <w:jc w:val="center"/>
              <w:rPr>
                <w:del w:id="1474" w:author="Matt Lyon" w:date="2020-11-03T15:09:00Z"/>
                <w:rFonts w:ascii="Calibri" w:hAnsi="Calibri" w:cs="Calibri"/>
                <w:sz w:val="22"/>
                <w:szCs w:val="22"/>
                <w:rPrChange w:id="1475" w:author="Matt Lyon" w:date="2020-10-26T16:50:00Z">
                  <w:rPr>
                    <w:del w:id="1476" w:author="Matt Lyon" w:date="2020-11-03T15:09:00Z"/>
                    <w:rFonts w:cstheme="minorHAnsi"/>
                    <w:sz w:val="20"/>
                    <w:szCs w:val="20"/>
                  </w:rPr>
                </w:rPrChange>
              </w:rPr>
            </w:pPr>
            <w:del w:id="1477" w:author="Matt Lyon" w:date="2020-11-03T15:09:00Z">
              <w:r w:rsidRPr="00EC5064" w:rsidDel="00260A60">
                <w:rPr>
                  <w:rFonts w:ascii="Calibri" w:hAnsi="Calibri" w:cs="Calibri"/>
                  <w:sz w:val="22"/>
                  <w:szCs w:val="22"/>
                  <w:rPrChange w:id="1478" w:author="Matt Lyon" w:date="2020-10-26T16:50:00Z">
                    <w:rPr>
                      <w:rFonts w:cstheme="minorHAnsi"/>
                      <w:sz w:val="20"/>
                      <w:szCs w:val="20"/>
                    </w:rPr>
                  </w:rPrChange>
                </w:rPr>
                <w:delText>0.73 (0.67-0.80)</w:delText>
              </w:r>
            </w:del>
          </w:p>
        </w:tc>
        <w:tc>
          <w:tcPr>
            <w:tcW w:w="1490" w:type="dxa"/>
          </w:tcPr>
          <w:p w14:paraId="1394AD2F" w14:textId="654AA17F" w:rsidR="0087256D" w:rsidRPr="00EC5064" w:rsidDel="00260A60" w:rsidRDefault="0001550D" w:rsidP="00CB1A99">
            <w:pPr>
              <w:jc w:val="center"/>
              <w:rPr>
                <w:del w:id="1479" w:author="Matt Lyon" w:date="2020-11-03T15:09:00Z"/>
                <w:rFonts w:ascii="Calibri" w:hAnsi="Calibri" w:cs="Calibri"/>
                <w:sz w:val="22"/>
                <w:szCs w:val="22"/>
                <w:rPrChange w:id="1480" w:author="Matt Lyon" w:date="2020-10-26T16:50:00Z">
                  <w:rPr>
                    <w:del w:id="1481" w:author="Matt Lyon" w:date="2020-11-03T15:09:00Z"/>
                    <w:rFonts w:cstheme="minorHAnsi"/>
                    <w:sz w:val="20"/>
                    <w:szCs w:val="20"/>
                  </w:rPr>
                </w:rPrChange>
              </w:rPr>
            </w:pPr>
            <w:del w:id="1482" w:author="Matt Lyon" w:date="2020-11-03T15:09:00Z">
              <w:r w:rsidRPr="00EC5064" w:rsidDel="00260A60">
                <w:rPr>
                  <w:rFonts w:ascii="Calibri" w:hAnsi="Calibri" w:cs="Calibri"/>
                  <w:sz w:val="22"/>
                  <w:szCs w:val="22"/>
                  <w:rPrChange w:id="1483" w:author="Matt Lyon" w:date="2020-10-26T16:50:00Z">
                    <w:rPr>
                      <w:rFonts w:cstheme="minorHAnsi"/>
                      <w:sz w:val="20"/>
                      <w:szCs w:val="20"/>
                    </w:rPr>
                  </w:rPrChange>
                </w:rPr>
                <w:delText>22 (37.3%)</w:delText>
              </w:r>
            </w:del>
          </w:p>
        </w:tc>
        <w:tc>
          <w:tcPr>
            <w:tcW w:w="851" w:type="dxa"/>
          </w:tcPr>
          <w:p w14:paraId="49C49E71" w14:textId="711E08EE" w:rsidR="0087256D" w:rsidRPr="00EC5064" w:rsidDel="00260A60" w:rsidRDefault="0001550D" w:rsidP="00CB1A99">
            <w:pPr>
              <w:jc w:val="center"/>
              <w:rPr>
                <w:del w:id="1484" w:author="Matt Lyon" w:date="2020-11-03T15:09:00Z"/>
                <w:rFonts w:ascii="Calibri" w:hAnsi="Calibri" w:cs="Calibri"/>
                <w:sz w:val="22"/>
                <w:szCs w:val="22"/>
                <w:rPrChange w:id="1485" w:author="Matt Lyon" w:date="2020-10-26T16:50:00Z">
                  <w:rPr>
                    <w:del w:id="1486" w:author="Matt Lyon" w:date="2020-11-03T15:09:00Z"/>
                    <w:rFonts w:cstheme="minorHAnsi"/>
                    <w:sz w:val="20"/>
                    <w:szCs w:val="20"/>
                  </w:rPr>
                </w:rPrChange>
              </w:rPr>
            </w:pPr>
            <w:del w:id="1487" w:author="Matt Lyon" w:date="2020-11-03T15:09:00Z">
              <w:r w:rsidRPr="00EC5064" w:rsidDel="00260A60">
                <w:rPr>
                  <w:rFonts w:ascii="Calibri" w:hAnsi="Calibri" w:cs="Calibri"/>
                  <w:sz w:val="22"/>
                  <w:szCs w:val="22"/>
                  <w:rPrChange w:id="1488" w:author="Matt Lyon" w:date="2020-10-26T16:50:00Z">
                    <w:rPr>
                      <w:rFonts w:cstheme="minorHAnsi"/>
                      <w:sz w:val="20"/>
                      <w:szCs w:val="20"/>
                    </w:rPr>
                  </w:rPrChange>
                </w:rPr>
                <w:delText>0.0263</w:delText>
              </w:r>
            </w:del>
          </w:p>
        </w:tc>
        <w:tc>
          <w:tcPr>
            <w:tcW w:w="1842" w:type="dxa"/>
          </w:tcPr>
          <w:p w14:paraId="16FF4200" w14:textId="25EEBF26" w:rsidR="0087256D" w:rsidRPr="00EC5064" w:rsidDel="00260A60" w:rsidRDefault="0001550D" w:rsidP="00CB1A99">
            <w:pPr>
              <w:jc w:val="center"/>
              <w:rPr>
                <w:del w:id="1489" w:author="Matt Lyon" w:date="2020-11-03T15:09:00Z"/>
                <w:rFonts w:ascii="Calibri" w:hAnsi="Calibri" w:cs="Calibri"/>
                <w:sz w:val="22"/>
                <w:szCs w:val="22"/>
                <w:rPrChange w:id="1490" w:author="Matt Lyon" w:date="2020-10-26T16:50:00Z">
                  <w:rPr>
                    <w:del w:id="1491" w:author="Matt Lyon" w:date="2020-11-03T15:09:00Z"/>
                    <w:rFonts w:cstheme="minorHAnsi"/>
                    <w:sz w:val="20"/>
                    <w:szCs w:val="20"/>
                  </w:rPr>
                </w:rPrChange>
              </w:rPr>
            </w:pPr>
            <w:del w:id="1492" w:author="Matt Lyon" w:date="2020-11-03T15:09:00Z">
              <w:r w:rsidRPr="00EC5064" w:rsidDel="00260A60">
                <w:rPr>
                  <w:rFonts w:ascii="Calibri" w:hAnsi="Calibri" w:cs="Calibri"/>
                  <w:sz w:val="22"/>
                  <w:szCs w:val="22"/>
                  <w:rPrChange w:id="1493" w:author="Matt Lyon" w:date="2020-10-26T16:50:00Z">
                    <w:rPr>
                      <w:rFonts w:cstheme="minorHAnsi"/>
                      <w:sz w:val="20"/>
                      <w:szCs w:val="20"/>
                    </w:rPr>
                  </w:rPrChange>
                </w:rPr>
                <w:delText>0.70 (0.63-0.76)</w:delText>
              </w:r>
            </w:del>
          </w:p>
        </w:tc>
        <w:tc>
          <w:tcPr>
            <w:tcW w:w="1606" w:type="dxa"/>
          </w:tcPr>
          <w:p w14:paraId="5993B185" w14:textId="3C997185" w:rsidR="0087256D" w:rsidRPr="00EC5064" w:rsidDel="00260A60" w:rsidRDefault="0001550D" w:rsidP="00CB1A99">
            <w:pPr>
              <w:jc w:val="center"/>
              <w:rPr>
                <w:del w:id="1494" w:author="Matt Lyon" w:date="2020-11-03T15:09:00Z"/>
                <w:rFonts w:ascii="Calibri" w:hAnsi="Calibri" w:cs="Calibri"/>
                <w:sz w:val="22"/>
                <w:szCs w:val="22"/>
                <w:rPrChange w:id="1495" w:author="Matt Lyon" w:date="2020-10-26T16:50:00Z">
                  <w:rPr>
                    <w:del w:id="1496" w:author="Matt Lyon" w:date="2020-11-03T15:09:00Z"/>
                    <w:rFonts w:cstheme="minorHAnsi"/>
                    <w:sz w:val="20"/>
                    <w:szCs w:val="20"/>
                  </w:rPr>
                </w:rPrChange>
              </w:rPr>
            </w:pPr>
            <w:del w:id="1497" w:author="Matt Lyon" w:date="2020-11-03T15:09:00Z">
              <w:r w:rsidRPr="00EC5064" w:rsidDel="00260A60">
                <w:rPr>
                  <w:rFonts w:ascii="Calibri" w:hAnsi="Calibri" w:cs="Calibri"/>
                  <w:sz w:val="22"/>
                  <w:szCs w:val="22"/>
                  <w:rPrChange w:id="1498" w:author="Matt Lyon" w:date="2020-10-26T16:50:00Z">
                    <w:rPr>
                      <w:rFonts w:cstheme="minorHAnsi"/>
                      <w:sz w:val="20"/>
                      <w:szCs w:val="20"/>
                    </w:rPr>
                  </w:rPrChange>
                </w:rPr>
                <w:delText>18 (30.5%)</w:delText>
              </w:r>
            </w:del>
          </w:p>
        </w:tc>
        <w:tc>
          <w:tcPr>
            <w:tcW w:w="946" w:type="dxa"/>
          </w:tcPr>
          <w:p w14:paraId="120E2C03" w14:textId="00BA43E3" w:rsidR="0087256D" w:rsidRPr="00EC5064" w:rsidDel="00260A60" w:rsidRDefault="0001550D" w:rsidP="00CB1A99">
            <w:pPr>
              <w:jc w:val="center"/>
              <w:rPr>
                <w:del w:id="1499" w:author="Matt Lyon" w:date="2020-11-03T15:09:00Z"/>
                <w:rFonts w:ascii="Calibri" w:hAnsi="Calibri" w:cs="Calibri"/>
                <w:sz w:val="22"/>
                <w:szCs w:val="22"/>
                <w:rPrChange w:id="1500" w:author="Matt Lyon" w:date="2020-10-26T16:50:00Z">
                  <w:rPr>
                    <w:del w:id="1501" w:author="Matt Lyon" w:date="2020-11-03T15:09:00Z"/>
                    <w:rFonts w:cstheme="minorHAnsi"/>
                    <w:sz w:val="20"/>
                    <w:szCs w:val="20"/>
                  </w:rPr>
                </w:rPrChange>
              </w:rPr>
            </w:pPr>
            <w:del w:id="1502" w:author="Matt Lyon" w:date="2020-11-03T15:09:00Z">
              <w:r w:rsidRPr="00EC5064" w:rsidDel="00260A60">
                <w:rPr>
                  <w:rFonts w:ascii="Calibri" w:hAnsi="Calibri" w:cs="Calibri"/>
                  <w:sz w:val="22"/>
                  <w:szCs w:val="22"/>
                  <w:rPrChange w:id="1503" w:author="Matt Lyon" w:date="2020-10-26T16:50:00Z">
                    <w:rPr>
                      <w:rFonts w:cstheme="minorHAnsi"/>
                      <w:sz w:val="20"/>
                      <w:szCs w:val="20"/>
                    </w:rPr>
                  </w:rPrChange>
                </w:rPr>
                <w:delText>0.5320</w:delText>
              </w:r>
            </w:del>
          </w:p>
        </w:tc>
      </w:tr>
      <w:tr w:rsidR="0087256D" w:rsidRPr="00EC5064" w:rsidDel="00260A60" w14:paraId="0F8D7BE7" w14:textId="447759BB" w:rsidTr="0087256D">
        <w:trPr>
          <w:del w:id="1504" w:author="Matt Lyon" w:date="2020-11-03T15:09:00Z"/>
        </w:trPr>
        <w:tc>
          <w:tcPr>
            <w:tcW w:w="2076" w:type="dxa"/>
          </w:tcPr>
          <w:p w14:paraId="5B3DD9EE" w14:textId="2F8CA495" w:rsidR="0087256D" w:rsidRPr="00EC5064" w:rsidDel="00260A60" w:rsidRDefault="0087256D" w:rsidP="00A3359D">
            <w:pPr>
              <w:rPr>
                <w:del w:id="1505" w:author="Matt Lyon" w:date="2020-11-03T15:09:00Z"/>
                <w:rFonts w:ascii="Calibri" w:hAnsi="Calibri" w:cs="Calibri"/>
                <w:sz w:val="22"/>
                <w:szCs w:val="22"/>
                <w:rPrChange w:id="1506" w:author="Matt Lyon" w:date="2020-10-26T16:50:00Z">
                  <w:rPr>
                    <w:del w:id="1507" w:author="Matt Lyon" w:date="2020-11-03T15:09:00Z"/>
                    <w:rFonts w:cstheme="minorHAnsi"/>
                    <w:sz w:val="20"/>
                    <w:szCs w:val="20"/>
                  </w:rPr>
                </w:rPrChange>
              </w:rPr>
            </w:pPr>
            <w:del w:id="1508" w:author="Matt Lyon" w:date="2020-11-03T15:09:00Z">
              <w:r w:rsidRPr="00EC5064" w:rsidDel="00260A60">
                <w:rPr>
                  <w:rFonts w:ascii="Calibri" w:hAnsi="Calibri" w:cs="Calibri"/>
                  <w:sz w:val="22"/>
                  <w:szCs w:val="22"/>
                  <w:rPrChange w:id="1509" w:author="Matt Lyon" w:date="2020-10-26T16:50:00Z">
                    <w:rPr>
                      <w:rFonts w:cstheme="minorHAnsi"/>
                      <w:sz w:val="20"/>
                      <w:szCs w:val="20"/>
                    </w:rPr>
                  </w:rPrChange>
                </w:rPr>
                <w:delText>ML</w:delText>
              </w:r>
              <w:r w:rsidR="00471AAC" w:rsidRPr="00EC5064" w:rsidDel="00260A60">
                <w:rPr>
                  <w:rFonts w:ascii="Calibri" w:hAnsi="Calibri" w:cs="Calibri"/>
                  <w:sz w:val="22"/>
                  <w:szCs w:val="22"/>
                  <w:rPrChange w:id="1510" w:author="Matt Lyon" w:date="2020-10-26T16:50:00Z">
                    <w:rPr>
                      <w:rFonts w:cstheme="minorHAnsi"/>
                      <w:sz w:val="20"/>
                      <w:szCs w:val="20"/>
                    </w:rPr>
                  </w:rPrChange>
                </w:rPr>
                <w:delText xml:space="preserve"> (Google)</w:delText>
              </w:r>
            </w:del>
          </w:p>
        </w:tc>
        <w:tc>
          <w:tcPr>
            <w:tcW w:w="1847" w:type="dxa"/>
          </w:tcPr>
          <w:p w14:paraId="6EDE7339" w14:textId="320EE7F9" w:rsidR="0087256D" w:rsidRPr="00EC5064" w:rsidDel="00260A60" w:rsidRDefault="001F72F6" w:rsidP="00CB1A99">
            <w:pPr>
              <w:jc w:val="center"/>
              <w:rPr>
                <w:del w:id="1511" w:author="Matt Lyon" w:date="2020-11-03T15:09:00Z"/>
                <w:rFonts w:ascii="Calibri" w:hAnsi="Calibri" w:cs="Calibri"/>
                <w:sz w:val="22"/>
                <w:szCs w:val="22"/>
                <w:rPrChange w:id="1512" w:author="Matt Lyon" w:date="2020-10-26T16:50:00Z">
                  <w:rPr>
                    <w:del w:id="1513" w:author="Matt Lyon" w:date="2020-11-03T15:09:00Z"/>
                    <w:rFonts w:cstheme="minorHAnsi"/>
                    <w:sz w:val="20"/>
                    <w:szCs w:val="20"/>
                  </w:rPr>
                </w:rPrChange>
              </w:rPr>
            </w:pPr>
            <w:del w:id="1514" w:author="Matt Lyon" w:date="2020-11-03T15:09:00Z">
              <w:r w:rsidRPr="00EC5064" w:rsidDel="00260A60">
                <w:rPr>
                  <w:rFonts w:ascii="Calibri" w:hAnsi="Calibri" w:cs="Calibri"/>
                  <w:sz w:val="22"/>
                  <w:szCs w:val="22"/>
                  <w:rPrChange w:id="1515" w:author="Matt Lyon" w:date="2020-10-26T16:50:00Z">
                    <w:rPr>
                      <w:rFonts w:cstheme="minorHAnsi"/>
                      <w:sz w:val="20"/>
                      <w:szCs w:val="20"/>
                    </w:rPr>
                  </w:rPrChange>
                </w:rPr>
                <w:delText>0.70 (0.63-0.77)</w:delText>
              </w:r>
            </w:del>
          </w:p>
        </w:tc>
        <w:tc>
          <w:tcPr>
            <w:tcW w:w="1407" w:type="dxa"/>
          </w:tcPr>
          <w:p w14:paraId="66F743E5" w14:textId="112E6B70" w:rsidR="0087256D" w:rsidRPr="00EC5064" w:rsidDel="00260A60" w:rsidRDefault="001F72F6" w:rsidP="00CB1A99">
            <w:pPr>
              <w:jc w:val="center"/>
              <w:rPr>
                <w:del w:id="1516" w:author="Matt Lyon" w:date="2020-11-03T15:09:00Z"/>
                <w:rFonts w:ascii="Calibri" w:hAnsi="Calibri" w:cs="Calibri"/>
                <w:sz w:val="22"/>
                <w:szCs w:val="22"/>
                <w:rPrChange w:id="1517" w:author="Matt Lyon" w:date="2020-10-26T16:50:00Z">
                  <w:rPr>
                    <w:del w:id="1518" w:author="Matt Lyon" w:date="2020-11-03T15:09:00Z"/>
                    <w:rFonts w:cstheme="minorHAnsi"/>
                    <w:sz w:val="20"/>
                    <w:szCs w:val="20"/>
                  </w:rPr>
                </w:rPrChange>
              </w:rPr>
            </w:pPr>
            <w:del w:id="1519" w:author="Matt Lyon" w:date="2020-11-03T15:09:00Z">
              <w:r w:rsidRPr="00EC5064" w:rsidDel="00260A60">
                <w:rPr>
                  <w:rFonts w:ascii="Calibri" w:hAnsi="Calibri" w:cs="Calibri"/>
                  <w:sz w:val="22"/>
                  <w:szCs w:val="22"/>
                  <w:rPrChange w:id="1520" w:author="Matt Lyon" w:date="2020-10-26T16:50:00Z">
                    <w:rPr>
                      <w:rFonts w:cstheme="minorHAnsi"/>
                      <w:sz w:val="20"/>
                      <w:szCs w:val="20"/>
                    </w:rPr>
                  </w:rPrChange>
                </w:rPr>
                <w:delText>31 (34.4%)</w:delText>
              </w:r>
            </w:del>
          </w:p>
        </w:tc>
        <w:tc>
          <w:tcPr>
            <w:tcW w:w="1819" w:type="dxa"/>
            <w:gridSpan w:val="2"/>
          </w:tcPr>
          <w:p w14:paraId="36F4A180" w14:textId="6D6E4E3F" w:rsidR="0087256D" w:rsidRPr="00EC5064" w:rsidDel="00260A60" w:rsidRDefault="00946DDD" w:rsidP="00CB1A99">
            <w:pPr>
              <w:tabs>
                <w:tab w:val="left" w:pos="250"/>
              </w:tabs>
              <w:jc w:val="center"/>
              <w:rPr>
                <w:del w:id="1521" w:author="Matt Lyon" w:date="2020-11-03T15:09:00Z"/>
                <w:rFonts w:ascii="Calibri" w:hAnsi="Calibri" w:cs="Calibri"/>
                <w:sz w:val="22"/>
                <w:szCs w:val="22"/>
                <w:rPrChange w:id="1522" w:author="Matt Lyon" w:date="2020-10-26T16:50:00Z">
                  <w:rPr>
                    <w:del w:id="1523" w:author="Matt Lyon" w:date="2020-11-03T15:09:00Z"/>
                    <w:rFonts w:cstheme="minorHAnsi"/>
                    <w:sz w:val="20"/>
                    <w:szCs w:val="20"/>
                  </w:rPr>
                </w:rPrChange>
              </w:rPr>
            </w:pPr>
            <w:del w:id="1524" w:author="Matt Lyon" w:date="2020-11-03T15:09:00Z">
              <w:r w:rsidRPr="00EC5064" w:rsidDel="00260A60">
                <w:rPr>
                  <w:rFonts w:ascii="Calibri" w:hAnsi="Calibri" w:cs="Calibri"/>
                  <w:sz w:val="22"/>
                  <w:szCs w:val="22"/>
                  <w:rPrChange w:id="1525" w:author="Matt Lyon" w:date="2020-10-26T16:50:00Z">
                    <w:rPr>
                      <w:rFonts w:cstheme="minorHAnsi"/>
                      <w:sz w:val="20"/>
                      <w:szCs w:val="20"/>
                    </w:rPr>
                  </w:rPrChange>
                </w:rPr>
                <w:delText>0.75 (0.69-0.81)</w:delText>
              </w:r>
            </w:del>
          </w:p>
        </w:tc>
        <w:tc>
          <w:tcPr>
            <w:tcW w:w="1490" w:type="dxa"/>
          </w:tcPr>
          <w:p w14:paraId="61E48842" w14:textId="52B5FFF8" w:rsidR="0087256D" w:rsidRPr="00EC5064" w:rsidDel="00260A60" w:rsidRDefault="001F72F6" w:rsidP="00CB1A99">
            <w:pPr>
              <w:jc w:val="center"/>
              <w:rPr>
                <w:del w:id="1526" w:author="Matt Lyon" w:date="2020-11-03T15:09:00Z"/>
                <w:rFonts w:ascii="Calibri" w:hAnsi="Calibri" w:cs="Calibri"/>
                <w:sz w:val="22"/>
                <w:szCs w:val="22"/>
                <w:rPrChange w:id="1527" w:author="Matt Lyon" w:date="2020-10-26T16:50:00Z">
                  <w:rPr>
                    <w:del w:id="1528" w:author="Matt Lyon" w:date="2020-11-03T15:09:00Z"/>
                    <w:rFonts w:cstheme="minorHAnsi"/>
                    <w:sz w:val="20"/>
                    <w:szCs w:val="20"/>
                  </w:rPr>
                </w:rPrChange>
              </w:rPr>
            </w:pPr>
            <w:del w:id="1529" w:author="Matt Lyon" w:date="2020-11-03T15:09:00Z">
              <w:r w:rsidRPr="00EC5064" w:rsidDel="00260A60">
                <w:rPr>
                  <w:rFonts w:ascii="Calibri" w:hAnsi="Calibri" w:cs="Calibri"/>
                  <w:sz w:val="22"/>
                  <w:szCs w:val="22"/>
                  <w:rPrChange w:id="1530" w:author="Matt Lyon" w:date="2020-10-26T16:50:00Z">
                    <w:rPr>
                      <w:rFonts w:cstheme="minorHAnsi"/>
                      <w:sz w:val="20"/>
                      <w:szCs w:val="20"/>
                    </w:rPr>
                  </w:rPrChange>
                </w:rPr>
                <w:delText>35 (38.9%)</w:delText>
              </w:r>
            </w:del>
          </w:p>
        </w:tc>
        <w:tc>
          <w:tcPr>
            <w:tcW w:w="851" w:type="dxa"/>
          </w:tcPr>
          <w:p w14:paraId="174C473D" w14:textId="0B9EE424" w:rsidR="0087256D" w:rsidRPr="00EC5064" w:rsidDel="00260A60" w:rsidRDefault="00107590" w:rsidP="00CB1A99">
            <w:pPr>
              <w:jc w:val="center"/>
              <w:rPr>
                <w:del w:id="1531" w:author="Matt Lyon" w:date="2020-11-03T15:09:00Z"/>
                <w:rFonts w:ascii="Calibri" w:hAnsi="Calibri" w:cs="Calibri"/>
                <w:sz w:val="22"/>
                <w:szCs w:val="22"/>
                <w:rPrChange w:id="1532" w:author="Matt Lyon" w:date="2020-10-26T16:50:00Z">
                  <w:rPr>
                    <w:del w:id="1533" w:author="Matt Lyon" w:date="2020-11-03T15:09:00Z"/>
                    <w:rFonts w:cstheme="minorHAnsi"/>
                    <w:sz w:val="20"/>
                    <w:szCs w:val="20"/>
                  </w:rPr>
                </w:rPrChange>
              </w:rPr>
            </w:pPr>
            <w:del w:id="1534" w:author="Matt Lyon" w:date="2020-11-03T15:09:00Z">
              <w:r w:rsidRPr="00EC5064" w:rsidDel="00260A60">
                <w:rPr>
                  <w:rFonts w:ascii="Calibri" w:hAnsi="Calibri" w:cs="Calibri"/>
                  <w:sz w:val="22"/>
                  <w:szCs w:val="22"/>
                  <w:rPrChange w:id="1535" w:author="Matt Lyon" w:date="2020-10-26T16:50:00Z">
                    <w:rPr>
                      <w:rFonts w:cstheme="minorHAnsi"/>
                      <w:sz w:val="20"/>
                      <w:szCs w:val="20"/>
                    </w:rPr>
                  </w:rPrChange>
                </w:rPr>
                <w:delText>0.</w:delText>
              </w:r>
              <w:r w:rsidR="001F72F6" w:rsidRPr="00EC5064" w:rsidDel="00260A60">
                <w:rPr>
                  <w:rFonts w:ascii="Calibri" w:hAnsi="Calibri" w:cs="Calibri"/>
                  <w:sz w:val="22"/>
                  <w:szCs w:val="22"/>
                  <w:rPrChange w:id="1536" w:author="Matt Lyon" w:date="2020-10-26T16:50:00Z">
                    <w:rPr>
                      <w:rFonts w:cstheme="minorHAnsi"/>
                      <w:sz w:val="20"/>
                      <w:szCs w:val="20"/>
                    </w:rPr>
                  </w:rPrChange>
                </w:rPr>
                <w:delText>0361</w:delText>
              </w:r>
            </w:del>
          </w:p>
        </w:tc>
        <w:tc>
          <w:tcPr>
            <w:tcW w:w="1842" w:type="dxa"/>
          </w:tcPr>
          <w:p w14:paraId="64559AEB" w14:textId="5034CA5F" w:rsidR="0087256D" w:rsidRPr="00EC5064" w:rsidDel="00260A60" w:rsidRDefault="00554921" w:rsidP="00CB1A99">
            <w:pPr>
              <w:jc w:val="center"/>
              <w:rPr>
                <w:del w:id="1537" w:author="Matt Lyon" w:date="2020-11-03T15:09:00Z"/>
                <w:rFonts w:ascii="Calibri" w:hAnsi="Calibri" w:cs="Calibri"/>
                <w:sz w:val="22"/>
                <w:szCs w:val="22"/>
                <w:rPrChange w:id="1538" w:author="Matt Lyon" w:date="2020-10-26T16:50:00Z">
                  <w:rPr>
                    <w:del w:id="1539" w:author="Matt Lyon" w:date="2020-11-03T15:09:00Z"/>
                    <w:rFonts w:cstheme="minorHAnsi"/>
                    <w:sz w:val="20"/>
                    <w:szCs w:val="20"/>
                  </w:rPr>
                </w:rPrChange>
              </w:rPr>
            </w:pPr>
            <w:del w:id="1540" w:author="Matt Lyon" w:date="2020-11-03T15:09:00Z">
              <w:r w:rsidRPr="00EC5064" w:rsidDel="00260A60">
                <w:rPr>
                  <w:rFonts w:ascii="Calibri" w:hAnsi="Calibri" w:cs="Calibri"/>
                  <w:sz w:val="22"/>
                  <w:szCs w:val="22"/>
                  <w:rPrChange w:id="1541" w:author="Matt Lyon" w:date="2020-10-26T16:50:00Z">
                    <w:rPr>
                      <w:rFonts w:cstheme="minorHAnsi"/>
                      <w:sz w:val="20"/>
                      <w:szCs w:val="20"/>
                    </w:rPr>
                  </w:rPrChange>
                </w:rPr>
                <w:delText>0.82 (0.78</w:delText>
              </w:r>
              <w:r w:rsidR="00C8300C" w:rsidRPr="00EC5064" w:rsidDel="00260A60">
                <w:rPr>
                  <w:rFonts w:ascii="Calibri" w:hAnsi="Calibri" w:cs="Calibri"/>
                  <w:sz w:val="22"/>
                  <w:szCs w:val="22"/>
                  <w:rPrChange w:id="1542" w:author="Matt Lyon" w:date="2020-10-26T16:50:00Z">
                    <w:rPr>
                      <w:rFonts w:cstheme="minorHAnsi"/>
                      <w:sz w:val="20"/>
                      <w:szCs w:val="20"/>
                    </w:rPr>
                  </w:rPrChange>
                </w:rPr>
                <w:delText>-</w:delText>
              </w:r>
              <w:r w:rsidR="00DD0B1F" w:rsidRPr="00EC5064" w:rsidDel="00260A60">
                <w:rPr>
                  <w:rFonts w:ascii="Calibri" w:hAnsi="Calibri" w:cs="Calibri"/>
                  <w:sz w:val="22"/>
                  <w:szCs w:val="22"/>
                  <w:rPrChange w:id="1543" w:author="Matt Lyon" w:date="2020-10-26T16:50:00Z">
                    <w:rPr>
                      <w:rFonts w:cstheme="minorHAnsi"/>
                      <w:sz w:val="20"/>
                      <w:szCs w:val="20"/>
                    </w:rPr>
                  </w:rPrChange>
                </w:rPr>
                <w:delText>0.86)</w:delText>
              </w:r>
            </w:del>
          </w:p>
        </w:tc>
        <w:tc>
          <w:tcPr>
            <w:tcW w:w="1606" w:type="dxa"/>
          </w:tcPr>
          <w:p w14:paraId="43250635" w14:textId="256D3C78" w:rsidR="0087256D" w:rsidRPr="00EC5064" w:rsidDel="00260A60" w:rsidRDefault="001D2B6F" w:rsidP="00CB1A99">
            <w:pPr>
              <w:jc w:val="center"/>
              <w:rPr>
                <w:del w:id="1544" w:author="Matt Lyon" w:date="2020-11-03T15:09:00Z"/>
                <w:rFonts w:ascii="Calibri" w:hAnsi="Calibri" w:cs="Calibri"/>
                <w:sz w:val="22"/>
                <w:szCs w:val="22"/>
                <w:rPrChange w:id="1545" w:author="Matt Lyon" w:date="2020-10-26T16:50:00Z">
                  <w:rPr>
                    <w:del w:id="1546" w:author="Matt Lyon" w:date="2020-11-03T15:09:00Z"/>
                    <w:rFonts w:cstheme="minorHAnsi"/>
                    <w:sz w:val="20"/>
                    <w:szCs w:val="20"/>
                  </w:rPr>
                </w:rPrChange>
              </w:rPr>
            </w:pPr>
            <w:del w:id="1547" w:author="Matt Lyon" w:date="2020-11-03T15:09:00Z">
              <w:r w:rsidRPr="00EC5064" w:rsidDel="00260A60">
                <w:rPr>
                  <w:rFonts w:ascii="Calibri" w:hAnsi="Calibri" w:cs="Calibri"/>
                  <w:sz w:val="22"/>
                  <w:szCs w:val="22"/>
                  <w:rPrChange w:id="1548" w:author="Matt Lyon" w:date="2020-10-26T16:50:00Z">
                    <w:rPr>
                      <w:rFonts w:cstheme="minorHAnsi"/>
                      <w:sz w:val="20"/>
                      <w:szCs w:val="20"/>
                    </w:rPr>
                  </w:rPrChange>
                </w:rPr>
                <w:delText>44 (49.0%)</w:delText>
              </w:r>
            </w:del>
          </w:p>
        </w:tc>
        <w:tc>
          <w:tcPr>
            <w:tcW w:w="946" w:type="dxa"/>
          </w:tcPr>
          <w:p w14:paraId="7E6BFB1D" w14:textId="504D670E" w:rsidR="0087256D" w:rsidRPr="00EC5064" w:rsidDel="00260A60" w:rsidRDefault="00554921" w:rsidP="00CB1A99">
            <w:pPr>
              <w:jc w:val="center"/>
              <w:rPr>
                <w:del w:id="1549" w:author="Matt Lyon" w:date="2020-11-03T15:09:00Z"/>
                <w:rFonts w:ascii="Calibri" w:hAnsi="Calibri" w:cs="Calibri"/>
                <w:sz w:val="22"/>
                <w:szCs w:val="22"/>
                <w:rPrChange w:id="1550" w:author="Matt Lyon" w:date="2020-10-26T16:50:00Z">
                  <w:rPr>
                    <w:del w:id="1551" w:author="Matt Lyon" w:date="2020-11-03T15:09:00Z"/>
                    <w:rFonts w:cstheme="minorHAnsi"/>
                    <w:sz w:val="20"/>
                    <w:szCs w:val="20"/>
                  </w:rPr>
                </w:rPrChange>
              </w:rPr>
            </w:pPr>
            <w:del w:id="1552" w:author="Matt Lyon" w:date="2020-11-03T15:09:00Z">
              <w:r w:rsidRPr="00EC5064" w:rsidDel="00260A60">
                <w:rPr>
                  <w:rFonts w:ascii="Calibri" w:hAnsi="Calibri" w:cs="Calibri"/>
                  <w:sz w:val="22"/>
                  <w:szCs w:val="22"/>
                  <w:rPrChange w:id="1553" w:author="Matt Lyon" w:date="2020-10-26T16:50:00Z">
                    <w:rPr>
                      <w:rFonts w:cstheme="minorHAnsi"/>
                      <w:sz w:val="20"/>
                      <w:szCs w:val="20"/>
                    </w:rPr>
                  </w:rPrChange>
                </w:rPr>
                <w:delText>&lt;0.001</w:delText>
              </w:r>
            </w:del>
          </w:p>
        </w:tc>
      </w:tr>
      <w:tr w:rsidR="0087256D" w:rsidRPr="00EC5064" w:rsidDel="00260A60" w14:paraId="35FFFC2B" w14:textId="191E3B3E" w:rsidTr="0087256D">
        <w:trPr>
          <w:del w:id="1554" w:author="Matt Lyon" w:date="2020-11-03T15:09:00Z"/>
        </w:trPr>
        <w:tc>
          <w:tcPr>
            <w:tcW w:w="2076" w:type="dxa"/>
          </w:tcPr>
          <w:p w14:paraId="41D703D7" w14:textId="3B88ADE0" w:rsidR="0087256D" w:rsidRPr="00EC5064" w:rsidDel="00260A60" w:rsidRDefault="0087256D" w:rsidP="00A3359D">
            <w:pPr>
              <w:rPr>
                <w:del w:id="1555" w:author="Matt Lyon" w:date="2020-11-03T15:09:00Z"/>
                <w:rFonts w:ascii="Calibri" w:hAnsi="Calibri" w:cs="Calibri"/>
                <w:sz w:val="22"/>
                <w:szCs w:val="22"/>
                <w:rPrChange w:id="1556" w:author="Matt Lyon" w:date="2020-10-26T16:50:00Z">
                  <w:rPr>
                    <w:del w:id="1557" w:author="Matt Lyon" w:date="2020-11-03T15:09:00Z"/>
                    <w:rFonts w:cstheme="minorHAnsi"/>
                    <w:sz w:val="20"/>
                    <w:szCs w:val="20"/>
                  </w:rPr>
                </w:rPrChange>
              </w:rPr>
            </w:pPr>
            <w:del w:id="1558" w:author="Matt Lyon" w:date="2020-11-03T15:09:00Z">
              <w:r w:rsidRPr="00EC5064" w:rsidDel="00260A60">
                <w:rPr>
                  <w:rFonts w:ascii="Calibri" w:hAnsi="Calibri" w:cs="Calibri"/>
                  <w:sz w:val="22"/>
                  <w:szCs w:val="22"/>
                  <w:rPrChange w:id="1559" w:author="Matt Lyon" w:date="2020-10-26T16:50:00Z">
                    <w:rPr>
                      <w:rFonts w:cstheme="minorHAnsi"/>
                      <w:sz w:val="20"/>
                      <w:szCs w:val="20"/>
                    </w:rPr>
                  </w:rPrChange>
                </w:rPr>
                <w:delText>p-value</w:delText>
              </w:r>
              <w:r w:rsidR="00965514" w:rsidRPr="00EC5064" w:rsidDel="00260A60">
                <w:rPr>
                  <w:rFonts w:ascii="Calibri" w:hAnsi="Calibri" w:cs="Calibri"/>
                  <w:sz w:val="22"/>
                  <w:szCs w:val="22"/>
                  <w:rPrChange w:id="1560" w:author="Matt Lyon" w:date="2020-10-26T16:50:00Z">
                    <w:rPr>
                      <w:rFonts w:cstheme="minorHAnsi"/>
                      <w:sz w:val="20"/>
                      <w:szCs w:val="20"/>
                    </w:rPr>
                  </w:rPrChange>
                </w:rPr>
                <w:delText>**</w:delText>
              </w:r>
            </w:del>
          </w:p>
        </w:tc>
        <w:tc>
          <w:tcPr>
            <w:tcW w:w="1847" w:type="dxa"/>
          </w:tcPr>
          <w:p w14:paraId="70BB2E69" w14:textId="168F52A8" w:rsidR="0087256D" w:rsidRPr="00EC5064" w:rsidDel="00260A60" w:rsidRDefault="001F72F6" w:rsidP="00CB1A99">
            <w:pPr>
              <w:jc w:val="center"/>
              <w:rPr>
                <w:del w:id="1561" w:author="Matt Lyon" w:date="2020-11-03T15:09:00Z"/>
                <w:rFonts w:ascii="Calibri" w:hAnsi="Calibri" w:cs="Calibri"/>
                <w:sz w:val="22"/>
                <w:szCs w:val="22"/>
                <w:rPrChange w:id="1562" w:author="Matt Lyon" w:date="2020-10-26T16:50:00Z">
                  <w:rPr>
                    <w:del w:id="1563" w:author="Matt Lyon" w:date="2020-11-03T15:09:00Z"/>
                    <w:rFonts w:cstheme="minorHAnsi"/>
                    <w:sz w:val="20"/>
                    <w:szCs w:val="20"/>
                  </w:rPr>
                </w:rPrChange>
              </w:rPr>
            </w:pPr>
            <w:del w:id="1564" w:author="Matt Lyon" w:date="2020-11-03T15:09:00Z">
              <w:r w:rsidRPr="00EC5064" w:rsidDel="00260A60">
                <w:rPr>
                  <w:rFonts w:ascii="Calibri" w:hAnsi="Calibri" w:cs="Calibri"/>
                  <w:sz w:val="22"/>
                  <w:szCs w:val="22"/>
                  <w:rPrChange w:id="1565" w:author="Matt Lyon" w:date="2020-10-26T16:50:00Z">
                    <w:rPr>
                      <w:rFonts w:cstheme="minorHAnsi"/>
                      <w:sz w:val="20"/>
                      <w:szCs w:val="20"/>
                    </w:rPr>
                  </w:rPrChange>
                </w:rPr>
                <w:delText>0.987</w:delText>
              </w:r>
            </w:del>
          </w:p>
        </w:tc>
        <w:tc>
          <w:tcPr>
            <w:tcW w:w="1407" w:type="dxa"/>
          </w:tcPr>
          <w:p w14:paraId="57F07425" w14:textId="1362BBBE" w:rsidR="0087256D" w:rsidRPr="00EC5064" w:rsidDel="00260A60" w:rsidRDefault="0087256D" w:rsidP="00CB1A99">
            <w:pPr>
              <w:jc w:val="center"/>
              <w:rPr>
                <w:del w:id="1566" w:author="Matt Lyon" w:date="2020-11-03T15:09:00Z"/>
                <w:rFonts w:ascii="Calibri" w:hAnsi="Calibri" w:cs="Calibri"/>
                <w:sz w:val="22"/>
                <w:szCs w:val="22"/>
                <w:rPrChange w:id="1567" w:author="Matt Lyon" w:date="2020-10-26T16:50:00Z">
                  <w:rPr>
                    <w:del w:id="1568" w:author="Matt Lyon" w:date="2020-11-03T15:09:00Z"/>
                    <w:rFonts w:cstheme="minorHAnsi"/>
                    <w:sz w:val="20"/>
                    <w:szCs w:val="20"/>
                  </w:rPr>
                </w:rPrChange>
              </w:rPr>
            </w:pPr>
          </w:p>
        </w:tc>
        <w:tc>
          <w:tcPr>
            <w:tcW w:w="1819" w:type="dxa"/>
            <w:gridSpan w:val="2"/>
          </w:tcPr>
          <w:p w14:paraId="3EA48EFA" w14:textId="3A6F89CC" w:rsidR="0087256D" w:rsidRPr="00EC5064" w:rsidDel="00260A60" w:rsidRDefault="005E0AE1" w:rsidP="00CB1A99">
            <w:pPr>
              <w:jc w:val="center"/>
              <w:rPr>
                <w:del w:id="1569" w:author="Matt Lyon" w:date="2020-11-03T15:09:00Z"/>
                <w:rFonts w:ascii="Calibri" w:hAnsi="Calibri" w:cs="Calibri"/>
                <w:sz w:val="22"/>
                <w:szCs w:val="22"/>
                <w:rPrChange w:id="1570" w:author="Matt Lyon" w:date="2020-10-26T16:50:00Z">
                  <w:rPr>
                    <w:del w:id="1571" w:author="Matt Lyon" w:date="2020-11-03T15:09:00Z"/>
                    <w:rFonts w:cstheme="minorHAnsi"/>
                    <w:sz w:val="20"/>
                    <w:szCs w:val="20"/>
                  </w:rPr>
                </w:rPrChange>
              </w:rPr>
            </w:pPr>
            <w:del w:id="1572" w:author="Matt Lyon" w:date="2020-11-03T15:09:00Z">
              <w:r w:rsidRPr="00EC5064" w:rsidDel="00260A60">
                <w:rPr>
                  <w:rFonts w:ascii="Calibri" w:hAnsi="Calibri" w:cs="Calibri"/>
                  <w:sz w:val="22"/>
                  <w:szCs w:val="22"/>
                  <w:rPrChange w:id="1573" w:author="Matt Lyon" w:date="2020-10-26T16:50:00Z">
                    <w:rPr>
                      <w:rFonts w:cstheme="minorHAnsi"/>
                      <w:sz w:val="20"/>
                      <w:szCs w:val="20"/>
                    </w:rPr>
                  </w:rPrChange>
                </w:rPr>
                <w:delText>0.570</w:delText>
              </w:r>
            </w:del>
          </w:p>
        </w:tc>
        <w:tc>
          <w:tcPr>
            <w:tcW w:w="1490" w:type="dxa"/>
          </w:tcPr>
          <w:p w14:paraId="4A0DD700" w14:textId="64062EC6" w:rsidR="0087256D" w:rsidRPr="00EC5064" w:rsidDel="00260A60" w:rsidRDefault="0087256D" w:rsidP="00CB1A99">
            <w:pPr>
              <w:jc w:val="center"/>
              <w:rPr>
                <w:del w:id="1574" w:author="Matt Lyon" w:date="2020-11-03T15:09:00Z"/>
                <w:rFonts w:ascii="Calibri" w:hAnsi="Calibri" w:cs="Calibri"/>
                <w:sz w:val="22"/>
                <w:szCs w:val="22"/>
                <w:rPrChange w:id="1575" w:author="Matt Lyon" w:date="2020-10-26T16:50:00Z">
                  <w:rPr>
                    <w:del w:id="1576" w:author="Matt Lyon" w:date="2020-11-03T15:09:00Z"/>
                    <w:rFonts w:cstheme="minorHAnsi"/>
                    <w:sz w:val="20"/>
                    <w:szCs w:val="20"/>
                  </w:rPr>
                </w:rPrChange>
              </w:rPr>
            </w:pPr>
          </w:p>
        </w:tc>
        <w:tc>
          <w:tcPr>
            <w:tcW w:w="851" w:type="dxa"/>
          </w:tcPr>
          <w:p w14:paraId="0FFDEE19" w14:textId="5C3D4FB3" w:rsidR="0087256D" w:rsidRPr="00EC5064" w:rsidDel="00260A60" w:rsidRDefault="0087256D" w:rsidP="00CB1A99">
            <w:pPr>
              <w:jc w:val="center"/>
              <w:rPr>
                <w:del w:id="1577" w:author="Matt Lyon" w:date="2020-11-03T15:09:00Z"/>
                <w:rFonts w:ascii="Calibri" w:hAnsi="Calibri" w:cs="Calibri"/>
                <w:sz w:val="22"/>
                <w:szCs w:val="22"/>
                <w:rPrChange w:id="1578" w:author="Matt Lyon" w:date="2020-10-26T16:50:00Z">
                  <w:rPr>
                    <w:del w:id="1579" w:author="Matt Lyon" w:date="2020-11-03T15:09:00Z"/>
                    <w:rFonts w:cstheme="minorHAnsi"/>
                    <w:sz w:val="20"/>
                    <w:szCs w:val="20"/>
                  </w:rPr>
                </w:rPrChange>
              </w:rPr>
            </w:pPr>
          </w:p>
        </w:tc>
        <w:tc>
          <w:tcPr>
            <w:tcW w:w="1842" w:type="dxa"/>
          </w:tcPr>
          <w:p w14:paraId="1BA3F96B" w14:textId="7D2DF276" w:rsidR="0087256D" w:rsidRPr="00EC5064" w:rsidDel="00260A60" w:rsidRDefault="00554921" w:rsidP="00CB1A99">
            <w:pPr>
              <w:jc w:val="center"/>
              <w:rPr>
                <w:del w:id="1580" w:author="Matt Lyon" w:date="2020-11-03T15:09:00Z"/>
                <w:rFonts w:ascii="Calibri" w:hAnsi="Calibri" w:cs="Calibri"/>
                <w:sz w:val="22"/>
                <w:szCs w:val="22"/>
                <w:rPrChange w:id="1581" w:author="Matt Lyon" w:date="2020-10-26T16:50:00Z">
                  <w:rPr>
                    <w:del w:id="1582" w:author="Matt Lyon" w:date="2020-11-03T15:09:00Z"/>
                    <w:rFonts w:cstheme="minorHAnsi"/>
                    <w:sz w:val="20"/>
                    <w:szCs w:val="20"/>
                  </w:rPr>
                </w:rPrChange>
              </w:rPr>
            </w:pPr>
            <w:del w:id="1583" w:author="Matt Lyon" w:date="2020-11-03T15:09:00Z">
              <w:r w:rsidRPr="00EC5064" w:rsidDel="00260A60">
                <w:rPr>
                  <w:rFonts w:ascii="Calibri" w:hAnsi="Calibri" w:cs="Calibri"/>
                  <w:sz w:val="22"/>
                  <w:szCs w:val="22"/>
                  <w:rPrChange w:id="1584" w:author="Matt Lyon" w:date="2020-10-26T16:50:00Z">
                    <w:rPr>
                      <w:rFonts w:cstheme="minorHAnsi"/>
                      <w:sz w:val="20"/>
                      <w:szCs w:val="20"/>
                    </w:rPr>
                  </w:rPrChange>
                </w:rPr>
                <w:delText>&lt;0.001</w:delText>
              </w:r>
            </w:del>
          </w:p>
        </w:tc>
        <w:tc>
          <w:tcPr>
            <w:tcW w:w="1606" w:type="dxa"/>
          </w:tcPr>
          <w:p w14:paraId="7CA44A85" w14:textId="66BBA462" w:rsidR="0087256D" w:rsidRPr="00EC5064" w:rsidDel="00260A60" w:rsidRDefault="0087256D" w:rsidP="00CB1A99">
            <w:pPr>
              <w:jc w:val="center"/>
              <w:rPr>
                <w:del w:id="1585" w:author="Matt Lyon" w:date="2020-11-03T15:09:00Z"/>
                <w:rFonts w:ascii="Calibri" w:hAnsi="Calibri" w:cs="Calibri"/>
                <w:sz w:val="22"/>
                <w:szCs w:val="22"/>
                <w:rPrChange w:id="1586" w:author="Matt Lyon" w:date="2020-10-26T16:50:00Z">
                  <w:rPr>
                    <w:del w:id="1587" w:author="Matt Lyon" w:date="2020-11-03T15:09:00Z"/>
                    <w:rFonts w:cstheme="minorHAnsi"/>
                    <w:sz w:val="20"/>
                    <w:szCs w:val="20"/>
                  </w:rPr>
                </w:rPrChange>
              </w:rPr>
            </w:pPr>
          </w:p>
        </w:tc>
        <w:tc>
          <w:tcPr>
            <w:tcW w:w="946" w:type="dxa"/>
          </w:tcPr>
          <w:p w14:paraId="45CBC98D" w14:textId="479E25D5" w:rsidR="0087256D" w:rsidRPr="00EC5064" w:rsidDel="00260A60" w:rsidRDefault="0087256D" w:rsidP="00CB1A99">
            <w:pPr>
              <w:jc w:val="center"/>
              <w:rPr>
                <w:del w:id="1588" w:author="Matt Lyon" w:date="2020-11-03T15:09:00Z"/>
                <w:rFonts w:ascii="Calibri" w:hAnsi="Calibri" w:cs="Calibri"/>
                <w:sz w:val="22"/>
                <w:szCs w:val="22"/>
                <w:rPrChange w:id="1589" w:author="Matt Lyon" w:date="2020-10-26T16:50:00Z">
                  <w:rPr>
                    <w:del w:id="1590" w:author="Matt Lyon" w:date="2020-11-03T15:09:00Z"/>
                    <w:rFonts w:cstheme="minorHAnsi"/>
                    <w:sz w:val="20"/>
                    <w:szCs w:val="20"/>
                  </w:rPr>
                </w:rPrChange>
              </w:rPr>
            </w:pPr>
          </w:p>
        </w:tc>
      </w:tr>
      <w:tr w:rsidR="009425D6" w:rsidRPr="00EC5064" w:rsidDel="00260A60" w14:paraId="05C46D15" w14:textId="5BFC8C8C" w:rsidTr="0087256D">
        <w:trPr>
          <w:del w:id="1591" w:author="Matt Lyon" w:date="2020-11-03T15:09:00Z"/>
        </w:trPr>
        <w:tc>
          <w:tcPr>
            <w:tcW w:w="2076" w:type="dxa"/>
          </w:tcPr>
          <w:p w14:paraId="3879BE36" w14:textId="44CA2D84" w:rsidR="009425D6" w:rsidRPr="00EC5064" w:rsidDel="00260A60" w:rsidRDefault="00B13A2B" w:rsidP="00B13A2B">
            <w:pPr>
              <w:rPr>
                <w:del w:id="1592" w:author="Matt Lyon" w:date="2020-11-03T15:09:00Z"/>
                <w:rFonts w:ascii="Calibri" w:hAnsi="Calibri" w:cs="Calibri"/>
                <w:sz w:val="22"/>
                <w:szCs w:val="22"/>
                <w:rPrChange w:id="1593" w:author="Matt Lyon" w:date="2020-10-26T16:50:00Z">
                  <w:rPr>
                    <w:del w:id="1594" w:author="Matt Lyon" w:date="2020-11-03T15:09:00Z"/>
                    <w:rFonts w:cstheme="minorHAnsi"/>
                    <w:sz w:val="20"/>
                    <w:szCs w:val="20"/>
                  </w:rPr>
                </w:rPrChange>
              </w:rPr>
            </w:pPr>
            <w:del w:id="1595" w:author="Matt Lyon" w:date="2020-11-03T15:09:00Z">
              <w:r w:rsidRPr="00EC5064" w:rsidDel="00260A60">
                <w:rPr>
                  <w:rFonts w:ascii="Calibri" w:hAnsi="Calibri" w:cs="Calibri"/>
                  <w:sz w:val="22"/>
                  <w:szCs w:val="22"/>
                  <w:rPrChange w:id="1596" w:author="Matt Lyon" w:date="2020-10-26T16:50:00Z">
                    <w:rPr>
                      <w:rFonts w:cstheme="minorHAnsi"/>
                      <w:sz w:val="20"/>
                      <w:szCs w:val="20"/>
                    </w:rPr>
                  </w:rPrChange>
                </w:rPr>
                <w:delText>ML (L-Regression)</w:delText>
              </w:r>
            </w:del>
          </w:p>
        </w:tc>
        <w:tc>
          <w:tcPr>
            <w:tcW w:w="1847" w:type="dxa"/>
          </w:tcPr>
          <w:p w14:paraId="3182E720" w14:textId="52F8C994" w:rsidR="009425D6" w:rsidRPr="00EC5064" w:rsidDel="00260A60" w:rsidRDefault="00506A18" w:rsidP="00CB1A99">
            <w:pPr>
              <w:jc w:val="center"/>
              <w:rPr>
                <w:del w:id="1597" w:author="Matt Lyon" w:date="2020-11-03T15:09:00Z"/>
                <w:rFonts w:ascii="Calibri" w:hAnsi="Calibri" w:cs="Calibri"/>
                <w:sz w:val="22"/>
                <w:szCs w:val="22"/>
                <w:rPrChange w:id="1598" w:author="Matt Lyon" w:date="2020-10-26T16:50:00Z">
                  <w:rPr>
                    <w:del w:id="1599" w:author="Matt Lyon" w:date="2020-11-03T15:09:00Z"/>
                    <w:rFonts w:cstheme="minorHAnsi"/>
                    <w:sz w:val="20"/>
                    <w:szCs w:val="20"/>
                  </w:rPr>
                </w:rPrChange>
              </w:rPr>
            </w:pPr>
            <w:del w:id="1600" w:author="Matt Lyon" w:date="2020-11-03T15:09:00Z">
              <w:r w:rsidRPr="00EC5064" w:rsidDel="00260A60">
                <w:rPr>
                  <w:rFonts w:ascii="Calibri" w:hAnsi="Calibri" w:cs="Calibri"/>
                  <w:sz w:val="22"/>
                  <w:szCs w:val="22"/>
                  <w:rPrChange w:id="1601" w:author="Matt Lyon" w:date="2020-10-26T16:50:00Z">
                    <w:rPr>
                      <w:rFonts w:cstheme="minorHAnsi"/>
                      <w:sz w:val="20"/>
                      <w:szCs w:val="20"/>
                    </w:rPr>
                  </w:rPrChange>
                </w:rPr>
                <w:delText>0.7</w:delText>
              </w:r>
              <w:r w:rsidR="00C476EC" w:rsidRPr="00EC5064" w:rsidDel="00260A60">
                <w:rPr>
                  <w:rFonts w:ascii="Calibri" w:hAnsi="Calibri" w:cs="Calibri"/>
                  <w:sz w:val="22"/>
                  <w:szCs w:val="22"/>
                  <w:rPrChange w:id="1602" w:author="Matt Lyon" w:date="2020-10-26T16:50:00Z">
                    <w:rPr>
                      <w:rFonts w:cstheme="minorHAnsi"/>
                      <w:sz w:val="20"/>
                      <w:szCs w:val="20"/>
                    </w:rPr>
                  </w:rPrChange>
                </w:rPr>
                <w:delText>1 (0.65-0.77)</w:delText>
              </w:r>
            </w:del>
          </w:p>
        </w:tc>
        <w:tc>
          <w:tcPr>
            <w:tcW w:w="1407" w:type="dxa"/>
          </w:tcPr>
          <w:p w14:paraId="05E9715F" w14:textId="754029D8" w:rsidR="009425D6" w:rsidRPr="00EC5064" w:rsidDel="00260A60" w:rsidRDefault="00506A18" w:rsidP="00CB1A99">
            <w:pPr>
              <w:jc w:val="center"/>
              <w:rPr>
                <w:del w:id="1603" w:author="Matt Lyon" w:date="2020-11-03T15:09:00Z"/>
                <w:rFonts w:ascii="Calibri" w:hAnsi="Calibri" w:cs="Calibri"/>
                <w:sz w:val="22"/>
                <w:szCs w:val="22"/>
                <w:rPrChange w:id="1604" w:author="Matt Lyon" w:date="2020-10-26T16:50:00Z">
                  <w:rPr>
                    <w:del w:id="1605" w:author="Matt Lyon" w:date="2020-11-03T15:09:00Z"/>
                    <w:rFonts w:cstheme="minorHAnsi"/>
                    <w:sz w:val="20"/>
                    <w:szCs w:val="20"/>
                  </w:rPr>
                </w:rPrChange>
              </w:rPr>
            </w:pPr>
            <w:del w:id="1606" w:author="Matt Lyon" w:date="2020-11-03T15:09:00Z">
              <w:r w:rsidRPr="00EC5064" w:rsidDel="00260A60">
                <w:rPr>
                  <w:rFonts w:ascii="Calibri" w:hAnsi="Calibri" w:cs="Calibri"/>
                  <w:sz w:val="22"/>
                  <w:szCs w:val="22"/>
                  <w:rPrChange w:id="1607" w:author="Matt Lyon" w:date="2020-10-26T16:50:00Z">
                    <w:rPr>
                      <w:rFonts w:cstheme="minorHAnsi"/>
                      <w:sz w:val="20"/>
                      <w:szCs w:val="20"/>
                    </w:rPr>
                  </w:rPrChange>
                </w:rPr>
                <w:delText>18 (26.5%)</w:delText>
              </w:r>
            </w:del>
          </w:p>
        </w:tc>
        <w:tc>
          <w:tcPr>
            <w:tcW w:w="1819" w:type="dxa"/>
            <w:gridSpan w:val="2"/>
          </w:tcPr>
          <w:p w14:paraId="67AF0C92" w14:textId="5B3D1CF1" w:rsidR="009425D6" w:rsidRPr="00EC5064" w:rsidDel="00260A60" w:rsidRDefault="00C476EC" w:rsidP="00CB1A99">
            <w:pPr>
              <w:jc w:val="center"/>
              <w:rPr>
                <w:del w:id="1608" w:author="Matt Lyon" w:date="2020-11-03T15:09:00Z"/>
                <w:rFonts w:ascii="Calibri" w:hAnsi="Calibri" w:cs="Calibri"/>
                <w:sz w:val="22"/>
                <w:szCs w:val="22"/>
                <w:rPrChange w:id="1609" w:author="Matt Lyon" w:date="2020-10-26T16:50:00Z">
                  <w:rPr>
                    <w:del w:id="1610" w:author="Matt Lyon" w:date="2020-11-03T15:09:00Z"/>
                    <w:rFonts w:cstheme="minorHAnsi"/>
                    <w:sz w:val="20"/>
                    <w:szCs w:val="20"/>
                  </w:rPr>
                </w:rPrChange>
              </w:rPr>
            </w:pPr>
            <w:del w:id="1611" w:author="Matt Lyon" w:date="2020-11-03T15:09:00Z">
              <w:r w:rsidRPr="00EC5064" w:rsidDel="00260A60">
                <w:rPr>
                  <w:rFonts w:ascii="Calibri" w:hAnsi="Calibri" w:cs="Calibri"/>
                  <w:sz w:val="22"/>
                  <w:szCs w:val="22"/>
                  <w:rPrChange w:id="1612" w:author="Matt Lyon" w:date="2020-10-26T16:50:00Z">
                    <w:rPr>
                      <w:rFonts w:cstheme="minorHAnsi"/>
                      <w:sz w:val="20"/>
                      <w:szCs w:val="20"/>
                    </w:rPr>
                  </w:rPrChange>
                </w:rPr>
                <w:delText>0.73 (0</w:delText>
              </w:r>
              <w:r w:rsidR="00506A18" w:rsidRPr="00EC5064" w:rsidDel="00260A60">
                <w:rPr>
                  <w:rFonts w:ascii="Calibri" w:hAnsi="Calibri" w:cs="Calibri"/>
                  <w:sz w:val="22"/>
                  <w:szCs w:val="22"/>
                  <w:rPrChange w:id="1613" w:author="Matt Lyon" w:date="2020-10-26T16:50:00Z">
                    <w:rPr>
                      <w:rFonts w:cstheme="minorHAnsi"/>
                      <w:sz w:val="20"/>
                      <w:szCs w:val="20"/>
                    </w:rPr>
                  </w:rPrChange>
                </w:rPr>
                <w:delText>.66</w:delText>
              </w:r>
              <w:r w:rsidRPr="00EC5064" w:rsidDel="00260A60">
                <w:rPr>
                  <w:rFonts w:ascii="Calibri" w:hAnsi="Calibri" w:cs="Calibri"/>
                  <w:sz w:val="22"/>
                  <w:szCs w:val="22"/>
                  <w:rPrChange w:id="1614" w:author="Matt Lyon" w:date="2020-10-26T16:50:00Z">
                    <w:rPr>
                      <w:rFonts w:cstheme="minorHAnsi"/>
                      <w:sz w:val="20"/>
                      <w:szCs w:val="20"/>
                    </w:rPr>
                  </w:rPrChange>
                </w:rPr>
                <w:delText>-</w:delText>
              </w:r>
              <w:r w:rsidR="00506A18" w:rsidRPr="00EC5064" w:rsidDel="00260A60">
                <w:rPr>
                  <w:rFonts w:ascii="Calibri" w:hAnsi="Calibri" w:cs="Calibri"/>
                  <w:sz w:val="22"/>
                  <w:szCs w:val="22"/>
                  <w:rPrChange w:id="1615" w:author="Matt Lyon" w:date="2020-10-26T16:50:00Z">
                    <w:rPr>
                      <w:rFonts w:cstheme="minorHAnsi"/>
                      <w:sz w:val="20"/>
                      <w:szCs w:val="20"/>
                    </w:rPr>
                  </w:rPrChange>
                </w:rPr>
                <w:delText>0.7</w:delText>
              </w:r>
              <w:r w:rsidRPr="00EC5064" w:rsidDel="00260A60">
                <w:rPr>
                  <w:rFonts w:ascii="Calibri" w:hAnsi="Calibri" w:cs="Calibri"/>
                  <w:sz w:val="22"/>
                  <w:szCs w:val="22"/>
                  <w:rPrChange w:id="1616" w:author="Matt Lyon" w:date="2020-10-26T16:50:00Z">
                    <w:rPr>
                      <w:rFonts w:cstheme="minorHAnsi"/>
                      <w:sz w:val="20"/>
                      <w:szCs w:val="20"/>
                    </w:rPr>
                  </w:rPrChange>
                </w:rPr>
                <w:delText>9)</w:delText>
              </w:r>
            </w:del>
          </w:p>
        </w:tc>
        <w:tc>
          <w:tcPr>
            <w:tcW w:w="1490" w:type="dxa"/>
          </w:tcPr>
          <w:p w14:paraId="41822CAF" w14:textId="65B21F70" w:rsidR="009425D6" w:rsidRPr="00EC5064" w:rsidDel="00260A60" w:rsidRDefault="00506A18" w:rsidP="00CB1A99">
            <w:pPr>
              <w:jc w:val="center"/>
              <w:rPr>
                <w:del w:id="1617" w:author="Matt Lyon" w:date="2020-11-03T15:09:00Z"/>
                <w:rFonts w:ascii="Calibri" w:hAnsi="Calibri" w:cs="Calibri"/>
                <w:sz w:val="22"/>
                <w:szCs w:val="22"/>
                <w:rPrChange w:id="1618" w:author="Matt Lyon" w:date="2020-10-26T16:50:00Z">
                  <w:rPr>
                    <w:del w:id="1619" w:author="Matt Lyon" w:date="2020-11-03T15:09:00Z"/>
                    <w:rFonts w:cstheme="minorHAnsi"/>
                    <w:sz w:val="20"/>
                    <w:szCs w:val="20"/>
                  </w:rPr>
                </w:rPrChange>
              </w:rPr>
            </w:pPr>
            <w:del w:id="1620" w:author="Matt Lyon" w:date="2020-11-03T15:09:00Z">
              <w:r w:rsidRPr="00EC5064" w:rsidDel="00260A60">
                <w:rPr>
                  <w:rFonts w:ascii="Calibri" w:hAnsi="Calibri" w:cs="Calibri"/>
                  <w:sz w:val="22"/>
                  <w:szCs w:val="22"/>
                  <w:rPrChange w:id="1621" w:author="Matt Lyon" w:date="2020-10-26T16:50:00Z">
                    <w:rPr>
                      <w:rFonts w:cstheme="minorHAnsi"/>
                      <w:sz w:val="20"/>
                      <w:szCs w:val="20"/>
                    </w:rPr>
                  </w:rPrChange>
                </w:rPr>
                <w:delText>16 (30.2%)</w:delText>
              </w:r>
            </w:del>
          </w:p>
        </w:tc>
        <w:tc>
          <w:tcPr>
            <w:tcW w:w="851" w:type="dxa"/>
          </w:tcPr>
          <w:p w14:paraId="39F901C7" w14:textId="57CD8545" w:rsidR="009425D6" w:rsidRPr="00EC5064" w:rsidDel="00260A60" w:rsidRDefault="00506A18" w:rsidP="00CB1A99">
            <w:pPr>
              <w:jc w:val="center"/>
              <w:rPr>
                <w:del w:id="1622" w:author="Matt Lyon" w:date="2020-11-03T15:09:00Z"/>
                <w:rFonts w:ascii="Calibri" w:hAnsi="Calibri" w:cs="Calibri"/>
                <w:sz w:val="22"/>
                <w:szCs w:val="22"/>
                <w:lang w:val="en-US"/>
                <w:rPrChange w:id="1623" w:author="Matt Lyon" w:date="2020-10-26T16:50:00Z">
                  <w:rPr>
                    <w:del w:id="1624" w:author="Matt Lyon" w:date="2020-11-03T15:09:00Z"/>
                    <w:rFonts w:cstheme="minorHAnsi"/>
                    <w:sz w:val="20"/>
                    <w:szCs w:val="20"/>
                    <w:lang w:val="en-US"/>
                  </w:rPr>
                </w:rPrChange>
              </w:rPr>
            </w:pPr>
            <w:del w:id="1625" w:author="Matt Lyon" w:date="2020-11-03T15:09:00Z">
              <w:r w:rsidRPr="00EC5064" w:rsidDel="00260A60">
                <w:rPr>
                  <w:rFonts w:ascii="Calibri" w:hAnsi="Calibri" w:cs="Calibri"/>
                  <w:sz w:val="22"/>
                  <w:szCs w:val="22"/>
                  <w:lang w:val="en-US"/>
                  <w:rPrChange w:id="1626" w:author="Matt Lyon" w:date="2020-10-26T16:50:00Z">
                    <w:rPr>
                      <w:rFonts w:cstheme="minorHAnsi"/>
                      <w:sz w:val="20"/>
                      <w:szCs w:val="20"/>
                      <w:lang w:val="en-US"/>
                    </w:rPr>
                  </w:rPrChange>
                </w:rPr>
                <w:delText>0.1821</w:delText>
              </w:r>
            </w:del>
          </w:p>
        </w:tc>
        <w:tc>
          <w:tcPr>
            <w:tcW w:w="1842" w:type="dxa"/>
          </w:tcPr>
          <w:p w14:paraId="20C5FEB8" w14:textId="217B4F4A" w:rsidR="009425D6" w:rsidRPr="00EC5064" w:rsidDel="00260A60" w:rsidRDefault="00506A18" w:rsidP="00CB1A99">
            <w:pPr>
              <w:jc w:val="center"/>
              <w:rPr>
                <w:del w:id="1627" w:author="Matt Lyon" w:date="2020-11-03T15:09:00Z"/>
                <w:rFonts w:ascii="Calibri" w:hAnsi="Calibri" w:cs="Calibri"/>
                <w:sz w:val="22"/>
                <w:szCs w:val="22"/>
                <w:rPrChange w:id="1628" w:author="Matt Lyon" w:date="2020-10-26T16:50:00Z">
                  <w:rPr>
                    <w:del w:id="1629" w:author="Matt Lyon" w:date="2020-11-03T15:09:00Z"/>
                    <w:rFonts w:cstheme="minorHAnsi"/>
                    <w:sz w:val="20"/>
                    <w:szCs w:val="20"/>
                  </w:rPr>
                </w:rPrChange>
              </w:rPr>
            </w:pPr>
            <w:del w:id="1630" w:author="Matt Lyon" w:date="2020-11-03T15:09:00Z">
              <w:r w:rsidRPr="00EC5064" w:rsidDel="00260A60">
                <w:rPr>
                  <w:rFonts w:ascii="Calibri" w:hAnsi="Calibri" w:cs="Calibri"/>
                  <w:sz w:val="22"/>
                  <w:szCs w:val="22"/>
                  <w:rPrChange w:id="1631" w:author="Matt Lyon" w:date="2020-10-26T16:50:00Z">
                    <w:rPr>
                      <w:rFonts w:cstheme="minorHAnsi"/>
                      <w:sz w:val="20"/>
                      <w:szCs w:val="20"/>
                    </w:rPr>
                  </w:rPrChange>
                </w:rPr>
                <w:delText>0.73</w:delText>
              </w:r>
              <w:r w:rsidR="00011710" w:rsidRPr="00EC5064" w:rsidDel="00260A60">
                <w:rPr>
                  <w:rFonts w:ascii="Calibri" w:hAnsi="Calibri" w:cs="Calibri"/>
                  <w:sz w:val="22"/>
                  <w:szCs w:val="22"/>
                  <w:rPrChange w:id="1632" w:author="Matt Lyon" w:date="2020-10-26T16:50:00Z">
                    <w:rPr>
                      <w:rFonts w:cstheme="minorHAnsi"/>
                      <w:sz w:val="20"/>
                      <w:szCs w:val="20"/>
                    </w:rPr>
                  </w:rPrChange>
                </w:rPr>
                <w:delText xml:space="preserve"> (0.67-</w:delText>
              </w:r>
              <w:r w:rsidRPr="00EC5064" w:rsidDel="00260A60">
                <w:rPr>
                  <w:rFonts w:ascii="Calibri" w:hAnsi="Calibri" w:cs="Calibri"/>
                  <w:sz w:val="22"/>
                  <w:szCs w:val="22"/>
                  <w:rPrChange w:id="1633" w:author="Matt Lyon" w:date="2020-10-26T16:50:00Z">
                    <w:rPr>
                      <w:rFonts w:cstheme="minorHAnsi"/>
                      <w:sz w:val="20"/>
                      <w:szCs w:val="20"/>
                    </w:rPr>
                  </w:rPrChange>
                </w:rPr>
                <w:delText>0.79</w:delText>
              </w:r>
              <w:r w:rsidR="00011710" w:rsidRPr="00EC5064" w:rsidDel="00260A60">
                <w:rPr>
                  <w:rFonts w:ascii="Calibri" w:hAnsi="Calibri" w:cs="Calibri"/>
                  <w:sz w:val="22"/>
                  <w:szCs w:val="22"/>
                  <w:rPrChange w:id="1634" w:author="Matt Lyon" w:date="2020-10-26T16:50:00Z">
                    <w:rPr>
                      <w:rFonts w:cstheme="minorHAnsi"/>
                      <w:sz w:val="20"/>
                      <w:szCs w:val="20"/>
                    </w:rPr>
                  </w:rPrChange>
                </w:rPr>
                <w:delText>)</w:delText>
              </w:r>
            </w:del>
          </w:p>
        </w:tc>
        <w:tc>
          <w:tcPr>
            <w:tcW w:w="1606" w:type="dxa"/>
          </w:tcPr>
          <w:p w14:paraId="66C9A0FF" w14:textId="5CD778A6" w:rsidR="009425D6" w:rsidRPr="00EC5064" w:rsidDel="00260A60" w:rsidRDefault="00506A18" w:rsidP="00CB1A99">
            <w:pPr>
              <w:jc w:val="center"/>
              <w:rPr>
                <w:del w:id="1635" w:author="Matt Lyon" w:date="2020-11-03T15:09:00Z"/>
                <w:rFonts w:ascii="Calibri" w:hAnsi="Calibri" w:cs="Calibri"/>
                <w:sz w:val="22"/>
                <w:szCs w:val="22"/>
                <w:rPrChange w:id="1636" w:author="Matt Lyon" w:date="2020-10-26T16:50:00Z">
                  <w:rPr>
                    <w:del w:id="1637" w:author="Matt Lyon" w:date="2020-11-03T15:09:00Z"/>
                    <w:rFonts w:cstheme="minorHAnsi"/>
                    <w:sz w:val="20"/>
                    <w:szCs w:val="20"/>
                  </w:rPr>
                </w:rPrChange>
              </w:rPr>
            </w:pPr>
            <w:del w:id="1638" w:author="Matt Lyon" w:date="2020-11-03T15:09:00Z">
              <w:r w:rsidRPr="00EC5064" w:rsidDel="00260A60">
                <w:rPr>
                  <w:rFonts w:ascii="Calibri" w:hAnsi="Calibri" w:cs="Calibri"/>
                  <w:sz w:val="22"/>
                  <w:szCs w:val="22"/>
                  <w:rPrChange w:id="1639" w:author="Matt Lyon" w:date="2020-10-26T16:50:00Z">
                    <w:rPr>
                      <w:rFonts w:cstheme="minorHAnsi"/>
                      <w:sz w:val="20"/>
                      <w:szCs w:val="20"/>
                    </w:rPr>
                  </w:rPrChange>
                </w:rPr>
                <w:delText>17 (30.9%)</w:delText>
              </w:r>
            </w:del>
          </w:p>
        </w:tc>
        <w:tc>
          <w:tcPr>
            <w:tcW w:w="946" w:type="dxa"/>
          </w:tcPr>
          <w:p w14:paraId="603253C4" w14:textId="161919B9" w:rsidR="009425D6" w:rsidRPr="00EC5064" w:rsidDel="00260A60" w:rsidRDefault="00506A18" w:rsidP="00CB1A99">
            <w:pPr>
              <w:jc w:val="center"/>
              <w:rPr>
                <w:del w:id="1640" w:author="Matt Lyon" w:date="2020-11-03T15:09:00Z"/>
                <w:rFonts w:ascii="Calibri" w:hAnsi="Calibri" w:cs="Calibri"/>
                <w:sz w:val="22"/>
                <w:szCs w:val="22"/>
                <w:rPrChange w:id="1641" w:author="Matt Lyon" w:date="2020-10-26T16:50:00Z">
                  <w:rPr>
                    <w:del w:id="1642" w:author="Matt Lyon" w:date="2020-11-03T15:09:00Z"/>
                    <w:rFonts w:cstheme="minorHAnsi"/>
                    <w:sz w:val="20"/>
                    <w:szCs w:val="20"/>
                  </w:rPr>
                </w:rPrChange>
              </w:rPr>
            </w:pPr>
            <w:del w:id="1643" w:author="Matt Lyon" w:date="2020-11-03T15:09:00Z">
              <w:r w:rsidRPr="00EC5064" w:rsidDel="00260A60">
                <w:rPr>
                  <w:rFonts w:ascii="Calibri" w:hAnsi="Calibri" w:cs="Calibri"/>
                  <w:sz w:val="22"/>
                  <w:szCs w:val="22"/>
                  <w:rPrChange w:id="1644" w:author="Matt Lyon" w:date="2020-10-26T16:50:00Z">
                    <w:rPr>
                      <w:rFonts w:cstheme="minorHAnsi"/>
                      <w:sz w:val="20"/>
                      <w:szCs w:val="20"/>
                    </w:rPr>
                  </w:rPrChange>
                </w:rPr>
                <w:delText>0.2018</w:delText>
              </w:r>
            </w:del>
          </w:p>
        </w:tc>
      </w:tr>
      <w:tr w:rsidR="00B13A2B" w:rsidRPr="00EC5064" w:rsidDel="00260A60" w14:paraId="29C79F6B" w14:textId="7E3E21A8" w:rsidTr="0087256D">
        <w:trPr>
          <w:del w:id="1645" w:author="Matt Lyon" w:date="2020-11-03T15:09:00Z"/>
        </w:trPr>
        <w:tc>
          <w:tcPr>
            <w:tcW w:w="2076" w:type="dxa"/>
          </w:tcPr>
          <w:p w14:paraId="5B99812A" w14:textId="1D478C6D" w:rsidR="00B13A2B" w:rsidRPr="00EC5064" w:rsidDel="00260A60" w:rsidRDefault="00B13A2B" w:rsidP="00D2250D">
            <w:pPr>
              <w:rPr>
                <w:del w:id="1646" w:author="Matt Lyon" w:date="2020-11-03T15:09:00Z"/>
                <w:rFonts w:ascii="Calibri" w:hAnsi="Calibri" w:cs="Calibri"/>
                <w:sz w:val="22"/>
                <w:szCs w:val="22"/>
                <w:rPrChange w:id="1647" w:author="Matt Lyon" w:date="2020-10-26T16:50:00Z">
                  <w:rPr>
                    <w:del w:id="1648" w:author="Matt Lyon" w:date="2020-11-03T15:09:00Z"/>
                    <w:rFonts w:cstheme="minorHAnsi"/>
                    <w:sz w:val="20"/>
                    <w:szCs w:val="20"/>
                  </w:rPr>
                </w:rPrChange>
              </w:rPr>
            </w:pPr>
            <w:del w:id="1649" w:author="Matt Lyon" w:date="2020-11-03T15:09:00Z">
              <w:r w:rsidRPr="00EC5064" w:rsidDel="00260A60">
                <w:rPr>
                  <w:rFonts w:ascii="Calibri" w:hAnsi="Calibri" w:cs="Calibri"/>
                  <w:sz w:val="22"/>
                  <w:szCs w:val="22"/>
                  <w:rPrChange w:id="1650" w:author="Matt Lyon" w:date="2020-10-26T16:50:00Z">
                    <w:rPr>
                      <w:rFonts w:cstheme="minorHAnsi"/>
                      <w:sz w:val="20"/>
                      <w:szCs w:val="20"/>
                    </w:rPr>
                  </w:rPrChange>
                </w:rPr>
                <w:delText>p-value**</w:delText>
              </w:r>
            </w:del>
          </w:p>
        </w:tc>
        <w:tc>
          <w:tcPr>
            <w:tcW w:w="1847" w:type="dxa"/>
          </w:tcPr>
          <w:p w14:paraId="2AFD0D7D" w14:textId="0821AB14" w:rsidR="00B13A2B" w:rsidRPr="00EC5064" w:rsidDel="00260A60" w:rsidRDefault="00506A18" w:rsidP="00CB1A99">
            <w:pPr>
              <w:jc w:val="center"/>
              <w:rPr>
                <w:del w:id="1651" w:author="Matt Lyon" w:date="2020-11-03T15:09:00Z"/>
                <w:rFonts w:ascii="Calibri" w:hAnsi="Calibri" w:cs="Calibri"/>
                <w:sz w:val="22"/>
                <w:szCs w:val="22"/>
                <w:lang w:val="en-US"/>
                <w:rPrChange w:id="1652" w:author="Matt Lyon" w:date="2020-10-26T16:50:00Z">
                  <w:rPr>
                    <w:del w:id="1653" w:author="Matt Lyon" w:date="2020-11-03T15:09:00Z"/>
                    <w:rFonts w:cstheme="minorHAnsi"/>
                    <w:sz w:val="20"/>
                    <w:szCs w:val="20"/>
                    <w:lang w:val="en-US"/>
                  </w:rPr>
                </w:rPrChange>
              </w:rPr>
            </w:pPr>
            <w:del w:id="1654" w:author="Matt Lyon" w:date="2020-11-03T15:09:00Z">
              <w:r w:rsidRPr="00EC5064" w:rsidDel="00260A60">
                <w:rPr>
                  <w:rFonts w:ascii="Calibri" w:hAnsi="Calibri" w:cs="Calibri"/>
                  <w:sz w:val="22"/>
                  <w:szCs w:val="22"/>
                  <w:lang w:val="en-US"/>
                  <w:rPrChange w:id="1655" w:author="Matt Lyon" w:date="2020-10-26T16:50:00Z">
                    <w:rPr>
                      <w:rFonts w:cstheme="minorHAnsi"/>
                      <w:sz w:val="20"/>
                      <w:szCs w:val="20"/>
                      <w:lang w:val="en-US"/>
                    </w:rPr>
                  </w:rPrChange>
                </w:rPr>
                <w:delText>0.9471</w:delText>
              </w:r>
            </w:del>
          </w:p>
        </w:tc>
        <w:tc>
          <w:tcPr>
            <w:tcW w:w="1407" w:type="dxa"/>
          </w:tcPr>
          <w:p w14:paraId="48FB3719" w14:textId="0EACE5C0" w:rsidR="00B13A2B" w:rsidRPr="00EC5064" w:rsidDel="00260A60" w:rsidRDefault="00B13A2B" w:rsidP="00CB1A99">
            <w:pPr>
              <w:jc w:val="center"/>
              <w:rPr>
                <w:del w:id="1656" w:author="Matt Lyon" w:date="2020-11-03T15:09:00Z"/>
                <w:rFonts w:ascii="Calibri" w:hAnsi="Calibri" w:cs="Calibri"/>
                <w:sz w:val="22"/>
                <w:szCs w:val="22"/>
                <w:rPrChange w:id="1657" w:author="Matt Lyon" w:date="2020-10-26T16:50:00Z">
                  <w:rPr>
                    <w:del w:id="1658" w:author="Matt Lyon" w:date="2020-11-03T15:09:00Z"/>
                    <w:rFonts w:cstheme="minorHAnsi"/>
                    <w:sz w:val="20"/>
                    <w:szCs w:val="20"/>
                  </w:rPr>
                </w:rPrChange>
              </w:rPr>
            </w:pPr>
          </w:p>
        </w:tc>
        <w:tc>
          <w:tcPr>
            <w:tcW w:w="1819" w:type="dxa"/>
            <w:gridSpan w:val="2"/>
          </w:tcPr>
          <w:p w14:paraId="687D86E2" w14:textId="2890F1DD" w:rsidR="00B13A2B" w:rsidRPr="00EC5064" w:rsidDel="00260A60" w:rsidRDefault="00506A18" w:rsidP="00CB1A99">
            <w:pPr>
              <w:jc w:val="center"/>
              <w:rPr>
                <w:del w:id="1659" w:author="Matt Lyon" w:date="2020-11-03T15:09:00Z"/>
                <w:rFonts w:ascii="Calibri" w:hAnsi="Calibri" w:cs="Calibri"/>
                <w:sz w:val="22"/>
                <w:szCs w:val="22"/>
                <w:lang w:val="en-US"/>
                <w:rPrChange w:id="1660" w:author="Matt Lyon" w:date="2020-10-26T16:50:00Z">
                  <w:rPr>
                    <w:del w:id="1661" w:author="Matt Lyon" w:date="2020-11-03T15:09:00Z"/>
                    <w:rFonts w:cstheme="minorHAnsi"/>
                    <w:sz w:val="20"/>
                    <w:szCs w:val="20"/>
                    <w:lang w:val="en-US"/>
                  </w:rPr>
                </w:rPrChange>
              </w:rPr>
            </w:pPr>
            <w:del w:id="1662" w:author="Matt Lyon" w:date="2020-11-03T15:09:00Z">
              <w:r w:rsidRPr="00EC5064" w:rsidDel="00260A60">
                <w:rPr>
                  <w:rFonts w:ascii="Calibri" w:hAnsi="Calibri" w:cs="Calibri"/>
                  <w:sz w:val="22"/>
                  <w:szCs w:val="22"/>
                  <w:lang w:val="en-US"/>
                  <w:rPrChange w:id="1663" w:author="Matt Lyon" w:date="2020-10-26T16:50:00Z">
                    <w:rPr>
                      <w:rFonts w:cstheme="minorHAnsi"/>
                      <w:sz w:val="20"/>
                      <w:szCs w:val="20"/>
                      <w:lang w:val="en-US"/>
                    </w:rPr>
                  </w:rPrChange>
                </w:rPr>
                <w:delText>0.7144</w:delText>
              </w:r>
            </w:del>
          </w:p>
        </w:tc>
        <w:tc>
          <w:tcPr>
            <w:tcW w:w="1490" w:type="dxa"/>
          </w:tcPr>
          <w:p w14:paraId="32AC6CE9" w14:textId="5B9B6A73" w:rsidR="00B13A2B" w:rsidRPr="00EC5064" w:rsidDel="00260A60" w:rsidRDefault="00B13A2B" w:rsidP="00CB1A99">
            <w:pPr>
              <w:jc w:val="center"/>
              <w:rPr>
                <w:del w:id="1664" w:author="Matt Lyon" w:date="2020-11-03T15:09:00Z"/>
                <w:rFonts w:ascii="Calibri" w:hAnsi="Calibri" w:cs="Calibri"/>
                <w:sz w:val="22"/>
                <w:szCs w:val="22"/>
                <w:rPrChange w:id="1665" w:author="Matt Lyon" w:date="2020-10-26T16:50:00Z">
                  <w:rPr>
                    <w:del w:id="1666" w:author="Matt Lyon" w:date="2020-11-03T15:09:00Z"/>
                    <w:rFonts w:cstheme="minorHAnsi"/>
                    <w:sz w:val="20"/>
                    <w:szCs w:val="20"/>
                  </w:rPr>
                </w:rPrChange>
              </w:rPr>
            </w:pPr>
          </w:p>
        </w:tc>
        <w:tc>
          <w:tcPr>
            <w:tcW w:w="851" w:type="dxa"/>
          </w:tcPr>
          <w:p w14:paraId="1BDAF433" w14:textId="744F9C55" w:rsidR="00B13A2B" w:rsidRPr="00EC5064" w:rsidDel="00260A60" w:rsidRDefault="00B13A2B" w:rsidP="00CB1A99">
            <w:pPr>
              <w:jc w:val="center"/>
              <w:rPr>
                <w:del w:id="1667" w:author="Matt Lyon" w:date="2020-11-03T15:09:00Z"/>
                <w:rFonts w:ascii="Calibri" w:hAnsi="Calibri" w:cs="Calibri"/>
                <w:sz w:val="22"/>
                <w:szCs w:val="22"/>
                <w:lang w:val="en-US"/>
                <w:rPrChange w:id="1668" w:author="Matt Lyon" w:date="2020-10-26T16:50:00Z">
                  <w:rPr>
                    <w:del w:id="1669" w:author="Matt Lyon" w:date="2020-11-03T15:09:00Z"/>
                    <w:rFonts w:cstheme="minorHAnsi"/>
                    <w:sz w:val="20"/>
                    <w:szCs w:val="20"/>
                    <w:lang w:val="en-US"/>
                  </w:rPr>
                </w:rPrChange>
              </w:rPr>
            </w:pPr>
          </w:p>
        </w:tc>
        <w:tc>
          <w:tcPr>
            <w:tcW w:w="1842" w:type="dxa"/>
          </w:tcPr>
          <w:p w14:paraId="39D6FBEE" w14:textId="43784D1E" w:rsidR="00B13A2B" w:rsidRPr="00EC5064" w:rsidDel="00260A60" w:rsidRDefault="00506A18" w:rsidP="00CB1A99">
            <w:pPr>
              <w:jc w:val="center"/>
              <w:rPr>
                <w:del w:id="1670" w:author="Matt Lyon" w:date="2020-11-03T15:09:00Z"/>
                <w:rFonts w:ascii="Calibri" w:hAnsi="Calibri" w:cs="Calibri"/>
                <w:sz w:val="22"/>
                <w:szCs w:val="22"/>
                <w:lang w:val="en-US"/>
                <w:rPrChange w:id="1671" w:author="Matt Lyon" w:date="2020-10-26T16:50:00Z">
                  <w:rPr>
                    <w:del w:id="1672" w:author="Matt Lyon" w:date="2020-11-03T15:09:00Z"/>
                    <w:rFonts w:cstheme="minorHAnsi"/>
                    <w:sz w:val="20"/>
                    <w:szCs w:val="20"/>
                    <w:lang w:val="en-US"/>
                  </w:rPr>
                </w:rPrChange>
              </w:rPr>
            </w:pPr>
            <w:del w:id="1673" w:author="Matt Lyon" w:date="2020-11-03T15:09:00Z">
              <w:r w:rsidRPr="00EC5064" w:rsidDel="00260A60">
                <w:rPr>
                  <w:rFonts w:ascii="Calibri" w:hAnsi="Calibri" w:cs="Calibri"/>
                  <w:sz w:val="22"/>
                  <w:szCs w:val="22"/>
                  <w:lang w:val="en-US"/>
                  <w:rPrChange w:id="1674" w:author="Matt Lyon" w:date="2020-10-26T16:50:00Z">
                    <w:rPr>
                      <w:rFonts w:cstheme="minorHAnsi"/>
                      <w:sz w:val="20"/>
                      <w:szCs w:val="20"/>
                      <w:lang w:val="en-US"/>
                    </w:rPr>
                  </w:rPrChange>
                </w:rPr>
                <w:delText>0.2523</w:delText>
              </w:r>
            </w:del>
          </w:p>
        </w:tc>
        <w:tc>
          <w:tcPr>
            <w:tcW w:w="1606" w:type="dxa"/>
          </w:tcPr>
          <w:p w14:paraId="078BA42B" w14:textId="79333E54" w:rsidR="00B13A2B" w:rsidRPr="00EC5064" w:rsidDel="00260A60" w:rsidRDefault="00B13A2B" w:rsidP="00CB1A99">
            <w:pPr>
              <w:jc w:val="center"/>
              <w:rPr>
                <w:del w:id="1675" w:author="Matt Lyon" w:date="2020-11-03T15:09:00Z"/>
                <w:rFonts w:ascii="Calibri" w:hAnsi="Calibri" w:cs="Calibri"/>
                <w:sz w:val="22"/>
                <w:szCs w:val="22"/>
                <w:rPrChange w:id="1676" w:author="Matt Lyon" w:date="2020-10-26T16:50:00Z">
                  <w:rPr>
                    <w:del w:id="1677" w:author="Matt Lyon" w:date="2020-11-03T15:09:00Z"/>
                    <w:rFonts w:cstheme="minorHAnsi"/>
                    <w:sz w:val="20"/>
                    <w:szCs w:val="20"/>
                  </w:rPr>
                </w:rPrChange>
              </w:rPr>
            </w:pPr>
          </w:p>
        </w:tc>
        <w:tc>
          <w:tcPr>
            <w:tcW w:w="946" w:type="dxa"/>
          </w:tcPr>
          <w:p w14:paraId="1325BCC5" w14:textId="3DEB12D4" w:rsidR="00B13A2B" w:rsidRPr="00EC5064" w:rsidDel="00260A60" w:rsidRDefault="00B13A2B" w:rsidP="00CB1A99">
            <w:pPr>
              <w:jc w:val="center"/>
              <w:rPr>
                <w:del w:id="1678" w:author="Matt Lyon" w:date="2020-11-03T15:09:00Z"/>
                <w:rFonts w:ascii="Calibri" w:hAnsi="Calibri" w:cs="Calibri"/>
                <w:sz w:val="22"/>
                <w:szCs w:val="22"/>
                <w:rPrChange w:id="1679" w:author="Matt Lyon" w:date="2020-10-26T16:50:00Z">
                  <w:rPr>
                    <w:del w:id="1680" w:author="Matt Lyon" w:date="2020-11-03T15:09:00Z"/>
                    <w:rFonts w:cstheme="minorHAnsi"/>
                    <w:sz w:val="20"/>
                    <w:szCs w:val="20"/>
                  </w:rPr>
                </w:rPrChange>
              </w:rPr>
            </w:pPr>
          </w:p>
        </w:tc>
      </w:tr>
      <w:tr w:rsidR="009425D6" w:rsidRPr="00EC5064" w:rsidDel="00260A60" w14:paraId="24E4AF83" w14:textId="168C5D10" w:rsidTr="0087256D">
        <w:trPr>
          <w:del w:id="1681" w:author="Matt Lyon" w:date="2020-11-03T15:09:00Z"/>
        </w:trPr>
        <w:tc>
          <w:tcPr>
            <w:tcW w:w="2076" w:type="dxa"/>
          </w:tcPr>
          <w:p w14:paraId="6A3B9B25" w14:textId="249FD6DA" w:rsidR="009425D6" w:rsidRPr="00EC5064" w:rsidDel="00260A60" w:rsidRDefault="00B13A2B" w:rsidP="00B13A2B">
            <w:pPr>
              <w:rPr>
                <w:del w:id="1682" w:author="Matt Lyon" w:date="2020-11-03T15:09:00Z"/>
                <w:rFonts w:ascii="Calibri" w:hAnsi="Calibri" w:cs="Calibri"/>
                <w:sz w:val="22"/>
                <w:szCs w:val="22"/>
                <w:rPrChange w:id="1683" w:author="Matt Lyon" w:date="2020-10-26T16:50:00Z">
                  <w:rPr>
                    <w:del w:id="1684" w:author="Matt Lyon" w:date="2020-11-03T15:09:00Z"/>
                    <w:rFonts w:cstheme="minorHAnsi"/>
                    <w:sz w:val="20"/>
                    <w:szCs w:val="20"/>
                  </w:rPr>
                </w:rPrChange>
              </w:rPr>
            </w:pPr>
            <w:del w:id="1685" w:author="Matt Lyon" w:date="2020-11-03T15:09:00Z">
              <w:r w:rsidRPr="00EC5064" w:rsidDel="00260A60">
                <w:rPr>
                  <w:rFonts w:ascii="Calibri" w:hAnsi="Calibri" w:cs="Calibri"/>
                  <w:sz w:val="22"/>
                  <w:szCs w:val="22"/>
                  <w:rPrChange w:id="1686" w:author="Matt Lyon" w:date="2020-10-26T16:50:00Z">
                    <w:rPr>
                      <w:rFonts w:cstheme="minorHAnsi"/>
                      <w:sz w:val="20"/>
                      <w:szCs w:val="20"/>
                    </w:rPr>
                  </w:rPrChange>
                </w:rPr>
                <w:delText>ML (</w:delText>
              </w:r>
              <w:r w:rsidR="009425D6" w:rsidRPr="00EC5064" w:rsidDel="00260A60">
                <w:rPr>
                  <w:rFonts w:ascii="Calibri" w:hAnsi="Calibri" w:cs="Calibri"/>
                  <w:sz w:val="22"/>
                  <w:szCs w:val="22"/>
                  <w:rPrChange w:id="1687" w:author="Matt Lyon" w:date="2020-10-26T16:50:00Z">
                    <w:rPr>
                      <w:rFonts w:cstheme="minorHAnsi"/>
                      <w:sz w:val="20"/>
                      <w:szCs w:val="20"/>
                    </w:rPr>
                  </w:rPrChange>
                </w:rPr>
                <w:delText>Random Forest</w:delText>
              </w:r>
              <w:r w:rsidRPr="00EC5064" w:rsidDel="00260A60">
                <w:rPr>
                  <w:rFonts w:ascii="Calibri" w:hAnsi="Calibri" w:cs="Calibri"/>
                  <w:sz w:val="22"/>
                  <w:szCs w:val="22"/>
                  <w:rPrChange w:id="1688" w:author="Matt Lyon" w:date="2020-10-26T16:50:00Z">
                    <w:rPr>
                      <w:rFonts w:cstheme="minorHAnsi"/>
                      <w:sz w:val="20"/>
                      <w:szCs w:val="20"/>
                    </w:rPr>
                  </w:rPrChange>
                </w:rPr>
                <w:delText>)</w:delText>
              </w:r>
            </w:del>
          </w:p>
        </w:tc>
        <w:tc>
          <w:tcPr>
            <w:tcW w:w="1847" w:type="dxa"/>
          </w:tcPr>
          <w:p w14:paraId="0BBBBB07" w14:textId="716A58AA" w:rsidR="009425D6" w:rsidRPr="00EC5064" w:rsidDel="00260A60" w:rsidRDefault="00C476EC" w:rsidP="00CB1A99">
            <w:pPr>
              <w:jc w:val="center"/>
              <w:rPr>
                <w:del w:id="1689" w:author="Matt Lyon" w:date="2020-11-03T15:09:00Z"/>
                <w:rFonts w:ascii="Calibri" w:hAnsi="Calibri" w:cs="Calibri"/>
                <w:sz w:val="22"/>
                <w:szCs w:val="22"/>
                <w:lang w:val="en-US"/>
                <w:rPrChange w:id="1690" w:author="Matt Lyon" w:date="2020-10-26T16:50:00Z">
                  <w:rPr>
                    <w:del w:id="1691" w:author="Matt Lyon" w:date="2020-11-03T15:09:00Z"/>
                    <w:rFonts w:cstheme="minorHAnsi"/>
                    <w:sz w:val="20"/>
                    <w:szCs w:val="20"/>
                    <w:lang w:val="en-US"/>
                  </w:rPr>
                </w:rPrChange>
              </w:rPr>
            </w:pPr>
            <w:del w:id="1692" w:author="Matt Lyon" w:date="2020-11-03T15:09:00Z">
              <w:r w:rsidRPr="00EC5064" w:rsidDel="00260A60">
                <w:rPr>
                  <w:rFonts w:ascii="Calibri" w:hAnsi="Calibri" w:cs="Calibri"/>
                  <w:sz w:val="22"/>
                  <w:szCs w:val="22"/>
                  <w:lang w:val="en-US"/>
                  <w:rPrChange w:id="1693" w:author="Matt Lyon" w:date="2020-10-26T16:50:00Z">
                    <w:rPr>
                      <w:rFonts w:cstheme="minorHAnsi"/>
                      <w:sz w:val="20"/>
                      <w:szCs w:val="20"/>
                      <w:lang w:val="en-US"/>
                    </w:rPr>
                  </w:rPrChange>
                </w:rPr>
                <w:delText>0.63 (0</w:delText>
              </w:r>
              <w:r w:rsidR="00506A18" w:rsidRPr="00EC5064" w:rsidDel="00260A60">
                <w:rPr>
                  <w:rFonts w:ascii="Calibri" w:hAnsi="Calibri" w:cs="Calibri"/>
                  <w:sz w:val="22"/>
                  <w:szCs w:val="22"/>
                  <w:lang w:val="en-US"/>
                  <w:rPrChange w:id="1694" w:author="Matt Lyon" w:date="2020-10-26T16:50:00Z">
                    <w:rPr>
                      <w:rFonts w:cstheme="minorHAnsi"/>
                      <w:sz w:val="20"/>
                      <w:szCs w:val="20"/>
                      <w:lang w:val="en-US"/>
                    </w:rPr>
                  </w:rPrChange>
                </w:rPr>
                <w:delText>.5</w:delText>
              </w:r>
              <w:r w:rsidRPr="00EC5064" w:rsidDel="00260A60">
                <w:rPr>
                  <w:rFonts w:ascii="Calibri" w:hAnsi="Calibri" w:cs="Calibri"/>
                  <w:sz w:val="22"/>
                  <w:szCs w:val="22"/>
                  <w:lang w:val="en-US"/>
                  <w:rPrChange w:id="1695" w:author="Matt Lyon" w:date="2020-10-26T16:50:00Z">
                    <w:rPr>
                      <w:rFonts w:cstheme="minorHAnsi"/>
                      <w:sz w:val="20"/>
                      <w:szCs w:val="20"/>
                      <w:lang w:val="en-US"/>
                    </w:rPr>
                  </w:rPrChange>
                </w:rPr>
                <w:delText>7-</w:delText>
              </w:r>
              <w:r w:rsidR="00506A18" w:rsidRPr="00EC5064" w:rsidDel="00260A60">
                <w:rPr>
                  <w:rFonts w:ascii="Calibri" w:hAnsi="Calibri" w:cs="Calibri"/>
                  <w:sz w:val="22"/>
                  <w:szCs w:val="22"/>
                  <w:lang w:val="en-US"/>
                  <w:rPrChange w:id="1696" w:author="Matt Lyon" w:date="2020-10-26T16:50:00Z">
                    <w:rPr>
                      <w:rFonts w:cstheme="minorHAnsi"/>
                      <w:sz w:val="20"/>
                      <w:szCs w:val="20"/>
                      <w:lang w:val="en-US"/>
                    </w:rPr>
                  </w:rPrChange>
                </w:rPr>
                <w:delText>0.69</w:delText>
              </w:r>
              <w:r w:rsidRPr="00EC5064" w:rsidDel="00260A60">
                <w:rPr>
                  <w:rFonts w:ascii="Calibri" w:hAnsi="Calibri" w:cs="Calibri"/>
                  <w:sz w:val="22"/>
                  <w:szCs w:val="22"/>
                  <w:lang w:val="en-US"/>
                  <w:rPrChange w:id="1697" w:author="Matt Lyon" w:date="2020-10-26T16:50:00Z">
                    <w:rPr>
                      <w:rFonts w:cstheme="minorHAnsi"/>
                      <w:sz w:val="20"/>
                      <w:szCs w:val="20"/>
                      <w:lang w:val="en-US"/>
                    </w:rPr>
                  </w:rPrChange>
                </w:rPr>
                <w:delText>)</w:delText>
              </w:r>
            </w:del>
          </w:p>
        </w:tc>
        <w:tc>
          <w:tcPr>
            <w:tcW w:w="1407" w:type="dxa"/>
          </w:tcPr>
          <w:p w14:paraId="3C02B430" w14:textId="63E0EFF9" w:rsidR="009425D6" w:rsidRPr="00EC5064" w:rsidDel="00260A60" w:rsidRDefault="00506A18" w:rsidP="00CB1A99">
            <w:pPr>
              <w:jc w:val="center"/>
              <w:rPr>
                <w:del w:id="1698" w:author="Matt Lyon" w:date="2020-11-03T15:09:00Z"/>
                <w:rFonts w:ascii="Calibri" w:hAnsi="Calibri" w:cs="Calibri"/>
                <w:sz w:val="22"/>
                <w:szCs w:val="22"/>
                <w:rPrChange w:id="1699" w:author="Matt Lyon" w:date="2020-10-26T16:50:00Z">
                  <w:rPr>
                    <w:del w:id="1700" w:author="Matt Lyon" w:date="2020-11-03T15:09:00Z"/>
                    <w:rFonts w:cstheme="minorHAnsi"/>
                    <w:sz w:val="20"/>
                    <w:szCs w:val="20"/>
                  </w:rPr>
                </w:rPrChange>
              </w:rPr>
            </w:pPr>
            <w:del w:id="1701" w:author="Matt Lyon" w:date="2020-11-03T15:09:00Z">
              <w:r w:rsidRPr="00EC5064" w:rsidDel="00260A60">
                <w:rPr>
                  <w:rFonts w:ascii="Calibri" w:hAnsi="Calibri" w:cs="Calibri"/>
                  <w:sz w:val="22"/>
                  <w:szCs w:val="22"/>
                  <w:rPrChange w:id="1702" w:author="Matt Lyon" w:date="2020-10-26T16:50:00Z">
                    <w:rPr>
                      <w:rFonts w:cstheme="minorHAnsi"/>
                      <w:sz w:val="20"/>
                      <w:szCs w:val="20"/>
                    </w:rPr>
                  </w:rPrChange>
                </w:rPr>
                <w:delText>16 (23.5%)</w:delText>
              </w:r>
            </w:del>
          </w:p>
        </w:tc>
        <w:tc>
          <w:tcPr>
            <w:tcW w:w="1819" w:type="dxa"/>
            <w:gridSpan w:val="2"/>
          </w:tcPr>
          <w:p w14:paraId="4EC77B90" w14:textId="14A797AA" w:rsidR="009425D6" w:rsidRPr="00EC5064" w:rsidDel="00260A60" w:rsidRDefault="00C476EC" w:rsidP="00CB1A99">
            <w:pPr>
              <w:jc w:val="center"/>
              <w:rPr>
                <w:del w:id="1703" w:author="Matt Lyon" w:date="2020-11-03T15:09:00Z"/>
                <w:rFonts w:ascii="Calibri" w:hAnsi="Calibri" w:cs="Calibri"/>
                <w:sz w:val="22"/>
                <w:szCs w:val="22"/>
                <w:lang w:val="en-US"/>
                <w:rPrChange w:id="1704" w:author="Matt Lyon" w:date="2020-10-26T16:50:00Z">
                  <w:rPr>
                    <w:del w:id="1705" w:author="Matt Lyon" w:date="2020-11-03T15:09:00Z"/>
                    <w:rFonts w:cstheme="minorHAnsi"/>
                    <w:sz w:val="20"/>
                    <w:szCs w:val="20"/>
                    <w:lang w:val="en-US"/>
                  </w:rPr>
                </w:rPrChange>
              </w:rPr>
            </w:pPr>
            <w:del w:id="1706" w:author="Matt Lyon" w:date="2020-11-03T15:09:00Z">
              <w:r w:rsidRPr="00EC5064" w:rsidDel="00260A60">
                <w:rPr>
                  <w:rFonts w:ascii="Calibri" w:hAnsi="Calibri" w:cs="Calibri"/>
                  <w:sz w:val="22"/>
                  <w:szCs w:val="22"/>
                  <w:lang w:val="en-US"/>
                  <w:rPrChange w:id="1707" w:author="Matt Lyon" w:date="2020-10-26T16:50:00Z">
                    <w:rPr>
                      <w:rFonts w:cstheme="minorHAnsi"/>
                      <w:sz w:val="20"/>
                      <w:szCs w:val="20"/>
                      <w:lang w:val="en-US"/>
                    </w:rPr>
                  </w:rPrChange>
                </w:rPr>
                <w:delText>0.59 (0</w:delText>
              </w:r>
              <w:r w:rsidR="00506A18" w:rsidRPr="00EC5064" w:rsidDel="00260A60">
                <w:rPr>
                  <w:rFonts w:ascii="Calibri" w:hAnsi="Calibri" w:cs="Calibri"/>
                  <w:sz w:val="22"/>
                  <w:szCs w:val="22"/>
                  <w:lang w:val="en-US"/>
                  <w:rPrChange w:id="1708" w:author="Matt Lyon" w:date="2020-10-26T16:50:00Z">
                    <w:rPr>
                      <w:rFonts w:cstheme="minorHAnsi"/>
                      <w:sz w:val="20"/>
                      <w:szCs w:val="20"/>
                      <w:lang w:val="en-US"/>
                    </w:rPr>
                  </w:rPrChange>
                </w:rPr>
                <w:delText>.52</w:delText>
              </w:r>
              <w:r w:rsidRPr="00EC5064" w:rsidDel="00260A60">
                <w:rPr>
                  <w:rFonts w:ascii="Calibri" w:hAnsi="Calibri" w:cs="Calibri"/>
                  <w:sz w:val="22"/>
                  <w:szCs w:val="22"/>
                  <w:lang w:val="en-US"/>
                  <w:rPrChange w:id="1709" w:author="Matt Lyon" w:date="2020-10-26T16:50:00Z">
                    <w:rPr>
                      <w:rFonts w:cstheme="minorHAnsi"/>
                      <w:sz w:val="20"/>
                      <w:szCs w:val="20"/>
                      <w:lang w:val="en-US"/>
                    </w:rPr>
                  </w:rPrChange>
                </w:rPr>
                <w:delText>-</w:delText>
              </w:r>
              <w:r w:rsidR="00506A18" w:rsidRPr="00EC5064" w:rsidDel="00260A60">
                <w:rPr>
                  <w:rFonts w:ascii="Calibri" w:hAnsi="Calibri" w:cs="Calibri"/>
                  <w:sz w:val="22"/>
                  <w:szCs w:val="22"/>
                  <w:lang w:val="en-US"/>
                  <w:rPrChange w:id="1710" w:author="Matt Lyon" w:date="2020-10-26T16:50:00Z">
                    <w:rPr>
                      <w:rFonts w:cstheme="minorHAnsi"/>
                      <w:sz w:val="20"/>
                      <w:szCs w:val="20"/>
                      <w:lang w:val="en-US"/>
                    </w:rPr>
                  </w:rPrChange>
                </w:rPr>
                <w:delText>0.65</w:delText>
              </w:r>
              <w:r w:rsidRPr="00EC5064" w:rsidDel="00260A60">
                <w:rPr>
                  <w:rFonts w:ascii="Calibri" w:hAnsi="Calibri" w:cs="Calibri"/>
                  <w:sz w:val="22"/>
                  <w:szCs w:val="22"/>
                  <w:lang w:val="en-US"/>
                  <w:rPrChange w:id="1711" w:author="Matt Lyon" w:date="2020-10-26T16:50:00Z">
                    <w:rPr>
                      <w:rFonts w:cstheme="minorHAnsi"/>
                      <w:sz w:val="20"/>
                      <w:szCs w:val="20"/>
                      <w:lang w:val="en-US"/>
                    </w:rPr>
                  </w:rPrChange>
                </w:rPr>
                <w:delText>)</w:delText>
              </w:r>
            </w:del>
          </w:p>
        </w:tc>
        <w:tc>
          <w:tcPr>
            <w:tcW w:w="1490" w:type="dxa"/>
          </w:tcPr>
          <w:p w14:paraId="55DC3341" w14:textId="3CE6A0A7" w:rsidR="009425D6" w:rsidRPr="00EC5064" w:rsidDel="00260A60" w:rsidRDefault="00506A18" w:rsidP="00CB1A99">
            <w:pPr>
              <w:jc w:val="center"/>
              <w:rPr>
                <w:del w:id="1712" w:author="Matt Lyon" w:date="2020-11-03T15:09:00Z"/>
                <w:rFonts w:ascii="Calibri" w:hAnsi="Calibri" w:cs="Calibri"/>
                <w:sz w:val="22"/>
                <w:szCs w:val="22"/>
                <w:rPrChange w:id="1713" w:author="Matt Lyon" w:date="2020-10-26T16:50:00Z">
                  <w:rPr>
                    <w:del w:id="1714" w:author="Matt Lyon" w:date="2020-11-03T15:09:00Z"/>
                    <w:rFonts w:cstheme="minorHAnsi"/>
                    <w:sz w:val="20"/>
                    <w:szCs w:val="20"/>
                  </w:rPr>
                </w:rPrChange>
              </w:rPr>
            </w:pPr>
            <w:del w:id="1715" w:author="Matt Lyon" w:date="2020-11-03T15:09:00Z">
              <w:r w:rsidRPr="00EC5064" w:rsidDel="00260A60">
                <w:rPr>
                  <w:rFonts w:ascii="Calibri" w:hAnsi="Calibri" w:cs="Calibri"/>
                  <w:sz w:val="22"/>
                  <w:szCs w:val="22"/>
                  <w:rPrChange w:id="1716" w:author="Matt Lyon" w:date="2020-10-26T16:50:00Z">
                    <w:rPr>
                      <w:rFonts w:cstheme="minorHAnsi"/>
                      <w:sz w:val="20"/>
                      <w:szCs w:val="20"/>
                    </w:rPr>
                  </w:rPrChange>
                </w:rPr>
                <w:delText>11 (20.8%)</w:delText>
              </w:r>
            </w:del>
          </w:p>
        </w:tc>
        <w:tc>
          <w:tcPr>
            <w:tcW w:w="851" w:type="dxa"/>
          </w:tcPr>
          <w:p w14:paraId="7BA72CAF" w14:textId="0A22E640" w:rsidR="009425D6" w:rsidRPr="00EC5064" w:rsidDel="00260A60" w:rsidRDefault="00506A18" w:rsidP="00CB1A99">
            <w:pPr>
              <w:jc w:val="center"/>
              <w:rPr>
                <w:del w:id="1717" w:author="Matt Lyon" w:date="2020-11-03T15:09:00Z"/>
                <w:rFonts w:ascii="Calibri" w:hAnsi="Calibri" w:cs="Calibri"/>
                <w:sz w:val="22"/>
                <w:szCs w:val="22"/>
                <w:lang w:val="en-US"/>
                <w:rPrChange w:id="1718" w:author="Matt Lyon" w:date="2020-10-26T16:50:00Z">
                  <w:rPr>
                    <w:del w:id="1719" w:author="Matt Lyon" w:date="2020-11-03T15:09:00Z"/>
                    <w:rFonts w:cstheme="minorHAnsi"/>
                    <w:sz w:val="20"/>
                    <w:szCs w:val="20"/>
                    <w:lang w:val="en-US"/>
                  </w:rPr>
                </w:rPrChange>
              </w:rPr>
            </w:pPr>
            <w:del w:id="1720" w:author="Matt Lyon" w:date="2020-11-03T15:09:00Z">
              <w:r w:rsidRPr="00EC5064" w:rsidDel="00260A60">
                <w:rPr>
                  <w:rFonts w:ascii="Calibri" w:hAnsi="Calibri" w:cs="Calibri"/>
                  <w:sz w:val="22"/>
                  <w:szCs w:val="22"/>
                  <w:lang w:val="en-US"/>
                  <w:rPrChange w:id="1721" w:author="Matt Lyon" w:date="2020-10-26T16:50:00Z">
                    <w:rPr>
                      <w:rFonts w:cstheme="minorHAnsi"/>
                      <w:sz w:val="20"/>
                      <w:szCs w:val="20"/>
                      <w:lang w:val="en-US"/>
                    </w:rPr>
                  </w:rPrChange>
                </w:rPr>
                <w:delText>0.6492</w:delText>
              </w:r>
            </w:del>
          </w:p>
        </w:tc>
        <w:tc>
          <w:tcPr>
            <w:tcW w:w="1842" w:type="dxa"/>
          </w:tcPr>
          <w:p w14:paraId="576A413D" w14:textId="77810BD6" w:rsidR="009425D6" w:rsidRPr="00EC5064" w:rsidDel="00260A60" w:rsidRDefault="00C476EC" w:rsidP="00CB1A99">
            <w:pPr>
              <w:jc w:val="center"/>
              <w:rPr>
                <w:del w:id="1722" w:author="Matt Lyon" w:date="2020-11-03T15:09:00Z"/>
                <w:rFonts w:ascii="Calibri" w:hAnsi="Calibri" w:cs="Calibri"/>
                <w:sz w:val="22"/>
                <w:szCs w:val="22"/>
                <w:lang w:val="en-US"/>
                <w:rPrChange w:id="1723" w:author="Matt Lyon" w:date="2020-10-26T16:50:00Z">
                  <w:rPr>
                    <w:del w:id="1724" w:author="Matt Lyon" w:date="2020-11-03T15:09:00Z"/>
                    <w:rFonts w:cstheme="minorHAnsi"/>
                    <w:sz w:val="20"/>
                    <w:szCs w:val="20"/>
                    <w:lang w:val="en-US"/>
                  </w:rPr>
                </w:rPrChange>
              </w:rPr>
            </w:pPr>
            <w:del w:id="1725" w:author="Matt Lyon" w:date="2020-11-03T15:09:00Z">
              <w:r w:rsidRPr="00EC5064" w:rsidDel="00260A60">
                <w:rPr>
                  <w:rFonts w:ascii="Calibri" w:hAnsi="Calibri" w:cs="Calibri"/>
                  <w:sz w:val="22"/>
                  <w:szCs w:val="22"/>
                  <w:lang w:val="en-US"/>
                  <w:rPrChange w:id="1726" w:author="Matt Lyon" w:date="2020-10-26T16:50:00Z">
                    <w:rPr>
                      <w:rFonts w:cstheme="minorHAnsi"/>
                      <w:sz w:val="20"/>
                      <w:szCs w:val="20"/>
                      <w:lang w:val="en-US"/>
                    </w:rPr>
                  </w:rPrChange>
                </w:rPr>
                <w:delText>0.65 (0.58-</w:delText>
              </w:r>
              <w:r w:rsidR="00506A18" w:rsidRPr="00EC5064" w:rsidDel="00260A60">
                <w:rPr>
                  <w:rFonts w:ascii="Calibri" w:hAnsi="Calibri" w:cs="Calibri"/>
                  <w:sz w:val="22"/>
                  <w:szCs w:val="22"/>
                  <w:lang w:val="en-US"/>
                  <w:rPrChange w:id="1727" w:author="Matt Lyon" w:date="2020-10-26T16:50:00Z">
                    <w:rPr>
                      <w:rFonts w:cstheme="minorHAnsi"/>
                      <w:sz w:val="20"/>
                      <w:szCs w:val="20"/>
                      <w:lang w:val="en-US"/>
                    </w:rPr>
                  </w:rPrChange>
                </w:rPr>
                <w:delText>0.7</w:delText>
              </w:r>
              <w:r w:rsidRPr="00EC5064" w:rsidDel="00260A60">
                <w:rPr>
                  <w:rFonts w:ascii="Calibri" w:hAnsi="Calibri" w:cs="Calibri"/>
                  <w:sz w:val="22"/>
                  <w:szCs w:val="22"/>
                  <w:lang w:val="en-US"/>
                  <w:rPrChange w:id="1728" w:author="Matt Lyon" w:date="2020-10-26T16:50:00Z">
                    <w:rPr>
                      <w:rFonts w:cstheme="minorHAnsi"/>
                      <w:sz w:val="20"/>
                      <w:szCs w:val="20"/>
                      <w:lang w:val="en-US"/>
                    </w:rPr>
                  </w:rPrChange>
                </w:rPr>
                <w:delText>2)</w:delText>
              </w:r>
            </w:del>
          </w:p>
        </w:tc>
        <w:tc>
          <w:tcPr>
            <w:tcW w:w="1606" w:type="dxa"/>
          </w:tcPr>
          <w:p w14:paraId="2255B12E" w14:textId="7AC3176F" w:rsidR="009425D6" w:rsidRPr="00EC5064" w:rsidDel="00260A60" w:rsidRDefault="00506A18" w:rsidP="00CB1A99">
            <w:pPr>
              <w:jc w:val="center"/>
              <w:rPr>
                <w:del w:id="1729" w:author="Matt Lyon" w:date="2020-11-03T15:09:00Z"/>
                <w:rFonts w:ascii="Calibri" w:hAnsi="Calibri" w:cs="Calibri"/>
                <w:sz w:val="22"/>
                <w:szCs w:val="22"/>
                <w:rPrChange w:id="1730" w:author="Matt Lyon" w:date="2020-10-26T16:50:00Z">
                  <w:rPr>
                    <w:del w:id="1731" w:author="Matt Lyon" w:date="2020-11-03T15:09:00Z"/>
                    <w:rFonts w:cstheme="minorHAnsi"/>
                    <w:sz w:val="20"/>
                    <w:szCs w:val="20"/>
                  </w:rPr>
                </w:rPrChange>
              </w:rPr>
            </w:pPr>
            <w:del w:id="1732" w:author="Matt Lyon" w:date="2020-11-03T15:09:00Z">
              <w:r w:rsidRPr="00EC5064" w:rsidDel="00260A60">
                <w:rPr>
                  <w:rFonts w:ascii="Calibri" w:hAnsi="Calibri" w:cs="Calibri"/>
                  <w:sz w:val="22"/>
                  <w:szCs w:val="22"/>
                  <w:rPrChange w:id="1733" w:author="Matt Lyon" w:date="2020-10-26T16:50:00Z">
                    <w:rPr>
                      <w:rFonts w:cstheme="minorHAnsi"/>
                      <w:sz w:val="20"/>
                      <w:szCs w:val="20"/>
                    </w:rPr>
                  </w:rPrChange>
                </w:rPr>
                <w:delText>16 (29.1%)</w:delText>
              </w:r>
            </w:del>
          </w:p>
        </w:tc>
        <w:tc>
          <w:tcPr>
            <w:tcW w:w="946" w:type="dxa"/>
          </w:tcPr>
          <w:p w14:paraId="4C7AFA64" w14:textId="6B618085" w:rsidR="009425D6" w:rsidRPr="00EC5064" w:rsidDel="00260A60" w:rsidRDefault="00506A18" w:rsidP="00CB1A99">
            <w:pPr>
              <w:jc w:val="center"/>
              <w:rPr>
                <w:del w:id="1734" w:author="Matt Lyon" w:date="2020-11-03T15:09:00Z"/>
                <w:rFonts w:ascii="Calibri" w:hAnsi="Calibri" w:cs="Calibri"/>
                <w:sz w:val="22"/>
                <w:szCs w:val="22"/>
                <w:rPrChange w:id="1735" w:author="Matt Lyon" w:date="2020-10-26T16:50:00Z">
                  <w:rPr>
                    <w:del w:id="1736" w:author="Matt Lyon" w:date="2020-11-03T15:09:00Z"/>
                    <w:rFonts w:cstheme="minorHAnsi"/>
                    <w:sz w:val="20"/>
                    <w:szCs w:val="20"/>
                  </w:rPr>
                </w:rPrChange>
              </w:rPr>
            </w:pPr>
            <w:del w:id="1737" w:author="Matt Lyon" w:date="2020-11-03T15:09:00Z">
              <w:r w:rsidRPr="00EC5064" w:rsidDel="00260A60">
                <w:rPr>
                  <w:rFonts w:ascii="Calibri" w:hAnsi="Calibri" w:cs="Calibri"/>
                  <w:sz w:val="22"/>
                  <w:szCs w:val="22"/>
                  <w:rPrChange w:id="1738" w:author="Matt Lyon" w:date="2020-10-26T16:50:00Z">
                    <w:rPr>
                      <w:rFonts w:cstheme="minorHAnsi"/>
                      <w:sz w:val="20"/>
                      <w:szCs w:val="20"/>
                    </w:rPr>
                  </w:rPrChange>
                </w:rPr>
                <w:delText>0.1737</w:delText>
              </w:r>
            </w:del>
          </w:p>
        </w:tc>
      </w:tr>
      <w:tr w:rsidR="00B13A2B" w:rsidRPr="00EC5064" w:rsidDel="00260A60" w14:paraId="73EDAC5D" w14:textId="7BE3B579" w:rsidTr="0087256D">
        <w:trPr>
          <w:del w:id="1739" w:author="Matt Lyon" w:date="2020-11-03T15:09:00Z"/>
        </w:trPr>
        <w:tc>
          <w:tcPr>
            <w:tcW w:w="2076" w:type="dxa"/>
          </w:tcPr>
          <w:p w14:paraId="742DFE9E" w14:textId="67D9E384" w:rsidR="00B13A2B" w:rsidRPr="00EC5064" w:rsidDel="00260A60" w:rsidRDefault="00B13A2B" w:rsidP="00D2250D">
            <w:pPr>
              <w:rPr>
                <w:del w:id="1740" w:author="Matt Lyon" w:date="2020-11-03T15:09:00Z"/>
                <w:rFonts w:ascii="Calibri" w:hAnsi="Calibri" w:cs="Calibri"/>
                <w:sz w:val="22"/>
                <w:szCs w:val="22"/>
                <w:rPrChange w:id="1741" w:author="Matt Lyon" w:date="2020-10-26T16:50:00Z">
                  <w:rPr>
                    <w:del w:id="1742" w:author="Matt Lyon" w:date="2020-11-03T15:09:00Z"/>
                    <w:rFonts w:cstheme="minorHAnsi"/>
                    <w:sz w:val="20"/>
                    <w:szCs w:val="20"/>
                  </w:rPr>
                </w:rPrChange>
              </w:rPr>
            </w:pPr>
            <w:del w:id="1743" w:author="Matt Lyon" w:date="2020-11-03T15:09:00Z">
              <w:r w:rsidRPr="00EC5064" w:rsidDel="00260A60">
                <w:rPr>
                  <w:rFonts w:ascii="Calibri" w:hAnsi="Calibri" w:cs="Calibri"/>
                  <w:sz w:val="22"/>
                  <w:szCs w:val="22"/>
                  <w:rPrChange w:id="1744" w:author="Matt Lyon" w:date="2020-10-26T16:50:00Z">
                    <w:rPr>
                      <w:rFonts w:cstheme="minorHAnsi"/>
                      <w:sz w:val="20"/>
                      <w:szCs w:val="20"/>
                    </w:rPr>
                  </w:rPrChange>
                </w:rPr>
                <w:delText>p-value**</w:delText>
              </w:r>
            </w:del>
          </w:p>
        </w:tc>
        <w:tc>
          <w:tcPr>
            <w:tcW w:w="1847" w:type="dxa"/>
          </w:tcPr>
          <w:p w14:paraId="238DDEEC" w14:textId="12C6A7B6" w:rsidR="00B13A2B" w:rsidRPr="00EC5064" w:rsidDel="00260A60" w:rsidRDefault="00506A18" w:rsidP="00CB1A99">
            <w:pPr>
              <w:jc w:val="center"/>
              <w:rPr>
                <w:del w:id="1745" w:author="Matt Lyon" w:date="2020-11-03T15:09:00Z"/>
                <w:rFonts w:ascii="Calibri" w:hAnsi="Calibri" w:cs="Calibri"/>
                <w:sz w:val="22"/>
                <w:szCs w:val="22"/>
                <w:lang w:val="en-US"/>
                <w:rPrChange w:id="1746" w:author="Matt Lyon" w:date="2020-10-26T16:50:00Z">
                  <w:rPr>
                    <w:del w:id="1747" w:author="Matt Lyon" w:date="2020-11-03T15:09:00Z"/>
                    <w:rFonts w:cstheme="minorHAnsi"/>
                    <w:sz w:val="20"/>
                    <w:szCs w:val="20"/>
                    <w:lang w:val="en-US"/>
                  </w:rPr>
                </w:rPrChange>
              </w:rPr>
            </w:pPr>
            <w:del w:id="1748" w:author="Matt Lyon" w:date="2020-11-03T15:09:00Z">
              <w:r w:rsidRPr="00EC5064" w:rsidDel="00260A60">
                <w:rPr>
                  <w:rFonts w:ascii="Calibri" w:hAnsi="Calibri" w:cs="Calibri"/>
                  <w:sz w:val="22"/>
                  <w:szCs w:val="22"/>
                  <w:lang w:val="en-US"/>
                  <w:rPrChange w:id="1749" w:author="Matt Lyon" w:date="2020-10-26T16:50:00Z">
                    <w:rPr>
                      <w:rFonts w:cstheme="minorHAnsi"/>
                      <w:sz w:val="20"/>
                      <w:szCs w:val="20"/>
                      <w:lang w:val="en-US"/>
                    </w:rPr>
                  </w:rPrChange>
                </w:rPr>
                <w:delText>0.0144</w:delText>
              </w:r>
            </w:del>
          </w:p>
        </w:tc>
        <w:tc>
          <w:tcPr>
            <w:tcW w:w="1407" w:type="dxa"/>
          </w:tcPr>
          <w:p w14:paraId="14ADD064" w14:textId="6A1CBBAB" w:rsidR="00B13A2B" w:rsidRPr="00EC5064" w:rsidDel="00260A60" w:rsidRDefault="00B13A2B" w:rsidP="00CB1A99">
            <w:pPr>
              <w:jc w:val="center"/>
              <w:rPr>
                <w:del w:id="1750" w:author="Matt Lyon" w:date="2020-11-03T15:09:00Z"/>
                <w:rFonts w:ascii="Calibri" w:hAnsi="Calibri" w:cs="Calibri"/>
                <w:sz w:val="22"/>
                <w:szCs w:val="22"/>
                <w:rPrChange w:id="1751" w:author="Matt Lyon" w:date="2020-10-26T16:50:00Z">
                  <w:rPr>
                    <w:del w:id="1752" w:author="Matt Lyon" w:date="2020-11-03T15:09:00Z"/>
                    <w:rFonts w:cstheme="minorHAnsi"/>
                    <w:sz w:val="20"/>
                    <w:szCs w:val="20"/>
                  </w:rPr>
                </w:rPrChange>
              </w:rPr>
            </w:pPr>
          </w:p>
        </w:tc>
        <w:tc>
          <w:tcPr>
            <w:tcW w:w="1819" w:type="dxa"/>
            <w:gridSpan w:val="2"/>
          </w:tcPr>
          <w:p w14:paraId="6B2038D5" w14:textId="3DF5668B" w:rsidR="00B13A2B" w:rsidRPr="00EC5064" w:rsidDel="00260A60" w:rsidRDefault="00506A18" w:rsidP="00CB1A99">
            <w:pPr>
              <w:jc w:val="center"/>
              <w:rPr>
                <w:del w:id="1753" w:author="Matt Lyon" w:date="2020-11-03T15:09:00Z"/>
                <w:rFonts w:ascii="Calibri" w:hAnsi="Calibri" w:cs="Calibri"/>
                <w:sz w:val="22"/>
                <w:szCs w:val="22"/>
                <w:lang w:val="en-US"/>
                <w:rPrChange w:id="1754" w:author="Matt Lyon" w:date="2020-10-26T16:50:00Z">
                  <w:rPr>
                    <w:del w:id="1755" w:author="Matt Lyon" w:date="2020-11-03T15:09:00Z"/>
                    <w:rFonts w:cstheme="minorHAnsi"/>
                    <w:sz w:val="20"/>
                    <w:szCs w:val="20"/>
                    <w:lang w:val="en-US"/>
                  </w:rPr>
                </w:rPrChange>
              </w:rPr>
            </w:pPr>
            <w:del w:id="1756" w:author="Matt Lyon" w:date="2020-11-03T15:09:00Z">
              <w:r w:rsidRPr="00EC5064" w:rsidDel="00260A60">
                <w:rPr>
                  <w:rFonts w:ascii="Calibri" w:hAnsi="Calibri" w:cs="Calibri"/>
                  <w:sz w:val="22"/>
                  <w:szCs w:val="22"/>
                  <w:lang w:val="en-US"/>
                  <w:rPrChange w:id="1757" w:author="Matt Lyon" w:date="2020-10-26T16:50:00Z">
                    <w:rPr>
                      <w:rFonts w:cstheme="minorHAnsi"/>
                      <w:sz w:val="20"/>
                      <w:szCs w:val="20"/>
                      <w:lang w:val="en-US"/>
                    </w:rPr>
                  </w:rPrChange>
                </w:rPr>
                <w:delText>0.0003</w:delText>
              </w:r>
            </w:del>
          </w:p>
        </w:tc>
        <w:tc>
          <w:tcPr>
            <w:tcW w:w="1490" w:type="dxa"/>
          </w:tcPr>
          <w:p w14:paraId="4E313F89" w14:textId="0A6BB119" w:rsidR="00B13A2B" w:rsidRPr="00EC5064" w:rsidDel="00260A60" w:rsidRDefault="00B13A2B" w:rsidP="00CB1A99">
            <w:pPr>
              <w:jc w:val="center"/>
              <w:rPr>
                <w:del w:id="1758" w:author="Matt Lyon" w:date="2020-11-03T15:09:00Z"/>
                <w:rFonts w:ascii="Calibri" w:hAnsi="Calibri" w:cs="Calibri"/>
                <w:sz w:val="22"/>
                <w:szCs w:val="22"/>
                <w:rPrChange w:id="1759" w:author="Matt Lyon" w:date="2020-10-26T16:50:00Z">
                  <w:rPr>
                    <w:del w:id="1760" w:author="Matt Lyon" w:date="2020-11-03T15:09:00Z"/>
                    <w:rFonts w:cstheme="minorHAnsi"/>
                    <w:sz w:val="20"/>
                    <w:szCs w:val="20"/>
                  </w:rPr>
                </w:rPrChange>
              </w:rPr>
            </w:pPr>
          </w:p>
        </w:tc>
        <w:tc>
          <w:tcPr>
            <w:tcW w:w="851" w:type="dxa"/>
          </w:tcPr>
          <w:p w14:paraId="525F43DC" w14:textId="6075D450" w:rsidR="00B13A2B" w:rsidRPr="00EC5064" w:rsidDel="00260A60" w:rsidRDefault="00B13A2B" w:rsidP="00CB1A99">
            <w:pPr>
              <w:jc w:val="center"/>
              <w:rPr>
                <w:del w:id="1761" w:author="Matt Lyon" w:date="2020-11-03T15:09:00Z"/>
                <w:rFonts w:ascii="Calibri" w:hAnsi="Calibri" w:cs="Calibri"/>
                <w:sz w:val="22"/>
                <w:szCs w:val="22"/>
                <w:lang w:val="en-US"/>
                <w:rPrChange w:id="1762" w:author="Matt Lyon" w:date="2020-10-26T16:50:00Z">
                  <w:rPr>
                    <w:del w:id="1763" w:author="Matt Lyon" w:date="2020-11-03T15:09:00Z"/>
                    <w:rFonts w:cstheme="minorHAnsi"/>
                    <w:sz w:val="20"/>
                    <w:szCs w:val="20"/>
                    <w:lang w:val="en-US"/>
                  </w:rPr>
                </w:rPrChange>
              </w:rPr>
            </w:pPr>
          </w:p>
        </w:tc>
        <w:tc>
          <w:tcPr>
            <w:tcW w:w="1842" w:type="dxa"/>
          </w:tcPr>
          <w:p w14:paraId="2BBB27A3" w14:textId="09961ADE" w:rsidR="00B13A2B" w:rsidRPr="00EC5064" w:rsidDel="00260A60" w:rsidRDefault="00506A18" w:rsidP="00CB1A99">
            <w:pPr>
              <w:jc w:val="center"/>
              <w:rPr>
                <w:del w:id="1764" w:author="Matt Lyon" w:date="2020-11-03T15:09:00Z"/>
                <w:rFonts w:ascii="Calibri" w:hAnsi="Calibri" w:cs="Calibri"/>
                <w:sz w:val="22"/>
                <w:szCs w:val="22"/>
                <w:lang w:val="en-US"/>
                <w:rPrChange w:id="1765" w:author="Matt Lyon" w:date="2020-10-26T16:50:00Z">
                  <w:rPr>
                    <w:del w:id="1766" w:author="Matt Lyon" w:date="2020-11-03T15:09:00Z"/>
                    <w:rFonts w:cstheme="minorHAnsi"/>
                    <w:sz w:val="20"/>
                    <w:szCs w:val="20"/>
                    <w:lang w:val="en-US"/>
                  </w:rPr>
                </w:rPrChange>
              </w:rPr>
            </w:pPr>
            <w:del w:id="1767" w:author="Matt Lyon" w:date="2020-11-03T15:09:00Z">
              <w:r w:rsidRPr="00EC5064" w:rsidDel="00260A60">
                <w:rPr>
                  <w:rFonts w:ascii="Calibri" w:hAnsi="Calibri" w:cs="Calibri"/>
                  <w:sz w:val="22"/>
                  <w:szCs w:val="22"/>
                  <w:lang w:val="en-US"/>
                  <w:rPrChange w:id="1768" w:author="Matt Lyon" w:date="2020-10-26T16:50:00Z">
                    <w:rPr>
                      <w:rFonts w:cstheme="minorHAnsi"/>
                      <w:sz w:val="20"/>
                      <w:szCs w:val="20"/>
                      <w:lang w:val="en-US"/>
                    </w:rPr>
                  </w:rPrChange>
                </w:rPr>
                <w:delText>0.1826</w:delText>
              </w:r>
            </w:del>
          </w:p>
        </w:tc>
        <w:tc>
          <w:tcPr>
            <w:tcW w:w="1606" w:type="dxa"/>
          </w:tcPr>
          <w:p w14:paraId="45EC7474" w14:textId="5E91798F" w:rsidR="00B13A2B" w:rsidRPr="00EC5064" w:rsidDel="00260A60" w:rsidRDefault="00B13A2B" w:rsidP="00CB1A99">
            <w:pPr>
              <w:jc w:val="center"/>
              <w:rPr>
                <w:del w:id="1769" w:author="Matt Lyon" w:date="2020-11-03T15:09:00Z"/>
                <w:rFonts w:ascii="Calibri" w:hAnsi="Calibri" w:cs="Calibri"/>
                <w:sz w:val="22"/>
                <w:szCs w:val="22"/>
                <w:rPrChange w:id="1770" w:author="Matt Lyon" w:date="2020-10-26T16:50:00Z">
                  <w:rPr>
                    <w:del w:id="1771" w:author="Matt Lyon" w:date="2020-11-03T15:09:00Z"/>
                    <w:rFonts w:cstheme="minorHAnsi"/>
                    <w:sz w:val="20"/>
                    <w:szCs w:val="20"/>
                  </w:rPr>
                </w:rPrChange>
              </w:rPr>
            </w:pPr>
          </w:p>
        </w:tc>
        <w:tc>
          <w:tcPr>
            <w:tcW w:w="946" w:type="dxa"/>
          </w:tcPr>
          <w:p w14:paraId="1B3C509F" w14:textId="0DF144A9" w:rsidR="00B13A2B" w:rsidRPr="00EC5064" w:rsidDel="00260A60" w:rsidRDefault="00B13A2B" w:rsidP="00CB1A99">
            <w:pPr>
              <w:jc w:val="center"/>
              <w:rPr>
                <w:del w:id="1772" w:author="Matt Lyon" w:date="2020-11-03T15:09:00Z"/>
                <w:rFonts w:ascii="Calibri" w:hAnsi="Calibri" w:cs="Calibri"/>
                <w:sz w:val="22"/>
                <w:szCs w:val="22"/>
                <w:rPrChange w:id="1773" w:author="Matt Lyon" w:date="2020-10-26T16:50:00Z">
                  <w:rPr>
                    <w:del w:id="1774" w:author="Matt Lyon" w:date="2020-11-03T15:09:00Z"/>
                    <w:rFonts w:cstheme="minorHAnsi"/>
                    <w:sz w:val="20"/>
                    <w:szCs w:val="20"/>
                  </w:rPr>
                </w:rPrChange>
              </w:rPr>
            </w:pPr>
          </w:p>
        </w:tc>
      </w:tr>
      <w:tr w:rsidR="00506A18" w:rsidRPr="00EC5064" w:rsidDel="00260A60" w14:paraId="507CF283" w14:textId="3DD2658D" w:rsidTr="0087256D">
        <w:trPr>
          <w:del w:id="1775" w:author="Matt Lyon" w:date="2020-11-03T15:09:00Z"/>
        </w:trPr>
        <w:tc>
          <w:tcPr>
            <w:tcW w:w="2076" w:type="dxa"/>
          </w:tcPr>
          <w:p w14:paraId="7FFA6C5C" w14:textId="002C20FD" w:rsidR="00506A18" w:rsidRPr="00EC5064" w:rsidDel="00260A60" w:rsidRDefault="00506A18" w:rsidP="00B13A2B">
            <w:pPr>
              <w:rPr>
                <w:del w:id="1776" w:author="Matt Lyon" w:date="2020-11-03T15:09:00Z"/>
                <w:rFonts w:ascii="Calibri" w:hAnsi="Calibri" w:cs="Calibri"/>
                <w:sz w:val="22"/>
                <w:szCs w:val="22"/>
                <w:rPrChange w:id="1777" w:author="Matt Lyon" w:date="2020-10-26T16:50:00Z">
                  <w:rPr>
                    <w:del w:id="1778" w:author="Matt Lyon" w:date="2020-11-03T15:09:00Z"/>
                    <w:rFonts w:cstheme="minorHAnsi"/>
                    <w:sz w:val="20"/>
                    <w:szCs w:val="20"/>
                  </w:rPr>
                </w:rPrChange>
              </w:rPr>
            </w:pPr>
            <w:del w:id="1779" w:author="Matt Lyon" w:date="2020-11-03T15:09:00Z">
              <w:r w:rsidRPr="00EC5064" w:rsidDel="00260A60">
                <w:rPr>
                  <w:rFonts w:ascii="Calibri" w:hAnsi="Calibri" w:cs="Calibri"/>
                  <w:sz w:val="22"/>
                  <w:szCs w:val="22"/>
                  <w:rPrChange w:id="1780" w:author="Matt Lyon" w:date="2020-10-26T16:50:00Z">
                    <w:rPr>
                      <w:rFonts w:cstheme="minorHAnsi"/>
                      <w:sz w:val="20"/>
                      <w:szCs w:val="20"/>
                    </w:rPr>
                  </w:rPrChange>
                </w:rPr>
                <w:delText>ML (Neural Net)</w:delText>
              </w:r>
            </w:del>
          </w:p>
        </w:tc>
        <w:tc>
          <w:tcPr>
            <w:tcW w:w="1847" w:type="dxa"/>
          </w:tcPr>
          <w:p w14:paraId="451BF9EF" w14:textId="32095A07" w:rsidR="00506A18" w:rsidRPr="00EC5064" w:rsidDel="00260A60" w:rsidRDefault="00506A18" w:rsidP="00CB1A99">
            <w:pPr>
              <w:jc w:val="center"/>
              <w:rPr>
                <w:del w:id="1781" w:author="Matt Lyon" w:date="2020-11-03T15:09:00Z"/>
                <w:rFonts w:ascii="Calibri" w:hAnsi="Calibri" w:cs="Calibri"/>
                <w:sz w:val="22"/>
                <w:szCs w:val="22"/>
                <w:lang w:val="en-US"/>
                <w:rPrChange w:id="1782" w:author="Matt Lyon" w:date="2020-10-26T16:50:00Z">
                  <w:rPr>
                    <w:del w:id="1783" w:author="Matt Lyon" w:date="2020-11-03T15:09:00Z"/>
                    <w:rFonts w:cstheme="minorHAnsi"/>
                    <w:sz w:val="20"/>
                    <w:szCs w:val="20"/>
                    <w:lang w:val="en-US"/>
                  </w:rPr>
                </w:rPrChange>
              </w:rPr>
            </w:pPr>
            <w:del w:id="1784" w:author="Matt Lyon" w:date="2020-11-03T15:09:00Z">
              <w:r w:rsidRPr="00EC5064" w:rsidDel="00260A60">
                <w:rPr>
                  <w:rFonts w:ascii="Calibri" w:hAnsi="Calibri" w:cs="Calibri"/>
                  <w:sz w:val="22"/>
                  <w:szCs w:val="22"/>
                  <w:lang w:val="en-US"/>
                  <w:rPrChange w:id="1785" w:author="Matt Lyon" w:date="2020-10-26T16:50:00Z">
                    <w:rPr>
                      <w:rFonts w:cstheme="minorHAnsi"/>
                      <w:sz w:val="20"/>
                      <w:szCs w:val="20"/>
                      <w:lang w:val="en-US"/>
                    </w:rPr>
                  </w:rPrChange>
                </w:rPr>
                <w:delText>0.61</w:delText>
              </w:r>
              <w:r w:rsidR="00C476EC" w:rsidRPr="00EC5064" w:rsidDel="00260A60">
                <w:rPr>
                  <w:rFonts w:ascii="Calibri" w:hAnsi="Calibri" w:cs="Calibri"/>
                  <w:sz w:val="22"/>
                  <w:szCs w:val="22"/>
                  <w:lang w:val="en-US"/>
                  <w:rPrChange w:id="1786" w:author="Matt Lyon" w:date="2020-10-26T16:50:00Z">
                    <w:rPr>
                      <w:rFonts w:cstheme="minorHAnsi"/>
                      <w:sz w:val="20"/>
                      <w:szCs w:val="20"/>
                      <w:lang w:val="en-US"/>
                    </w:rPr>
                  </w:rPrChange>
                </w:rPr>
                <w:delText xml:space="preserve"> (</w:delText>
              </w:r>
              <w:r w:rsidRPr="00EC5064" w:rsidDel="00260A60">
                <w:rPr>
                  <w:rFonts w:ascii="Calibri" w:hAnsi="Calibri" w:cs="Calibri"/>
                  <w:sz w:val="22"/>
                  <w:szCs w:val="22"/>
                  <w:lang w:val="en-US"/>
                  <w:rPrChange w:id="1787" w:author="Matt Lyon" w:date="2020-10-26T16:50:00Z">
                    <w:rPr>
                      <w:rFonts w:cstheme="minorHAnsi"/>
                      <w:sz w:val="20"/>
                      <w:szCs w:val="20"/>
                      <w:lang w:val="en-US"/>
                    </w:rPr>
                  </w:rPrChange>
                </w:rPr>
                <w:delText>0.5</w:delText>
              </w:r>
              <w:r w:rsidR="00C476EC" w:rsidRPr="00EC5064" w:rsidDel="00260A60">
                <w:rPr>
                  <w:rFonts w:ascii="Calibri" w:hAnsi="Calibri" w:cs="Calibri"/>
                  <w:sz w:val="22"/>
                  <w:szCs w:val="22"/>
                  <w:lang w:val="en-US"/>
                  <w:rPrChange w:id="1788" w:author="Matt Lyon" w:date="2020-10-26T16:50:00Z">
                    <w:rPr>
                      <w:rFonts w:cstheme="minorHAnsi"/>
                      <w:sz w:val="20"/>
                      <w:szCs w:val="20"/>
                      <w:lang w:val="en-US"/>
                    </w:rPr>
                  </w:rPrChange>
                </w:rPr>
                <w:delText>-</w:delText>
              </w:r>
              <w:r w:rsidRPr="00EC5064" w:rsidDel="00260A60">
                <w:rPr>
                  <w:rFonts w:ascii="Calibri" w:hAnsi="Calibri" w:cs="Calibri"/>
                  <w:sz w:val="22"/>
                  <w:szCs w:val="22"/>
                  <w:lang w:val="en-US"/>
                  <w:rPrChange w:id="1789" w:author="Matt Lyon" w:date="2020-10-26T16:50:00Z">
                    <w:rPr>
                      <w:rFonts w:cstheme="minorHAnsi"/>
                      <w:sz w:val="20"/>
                      <w:szCs w:val="20"/>
                      <w:lang w:val="en-US"/>
                    </w:rPr>
                  </w:rPrChange>
                </w:rPr>
                <w:delText>0.6</w:delText>
              </w:r>
              <w:r w:rsidR="00C476EC" w:rsidRPr="00EC5064" w:rsidDel="00260A60">
                <w:rPr>
                  <w:rFonts w:ascii="Calibri" w:hAnsi="Calibri" w:cs="Calibri"/>
                  <w:sz w:val="22"/>
                  <w:szCs w:val="22"/>
                  <w:lang w:val="en-US"/>
                  <w:rPrChange w:id="1790" w:author="Matt Lyon" w:date="2020-10-26T16:50:00Z">
                    <w:rPr>
                      <w:rFonts w:cstheme="minorHAnsi"/>
                      <w:sz w:val="20"/>
                      <w:szCs w:val="20"/>
                      <w:lang w:val="en-US"/>
                    </w:rPr>
                  </w:rPrChange>
                </w:rPr>
                <w:delText>8)</w:delText>
              </w:r>
            </w:del>
          </w:p>
        </w:tc>
        <w:tc>
          <w:tcPr>
            <w:tcW w:w="1407" w:type="dxa"/>
          </w:tcPr>
          <w:p w14:paraId="5D50310C" w14:textId="3E22F241" w:rsidR="00506A18" w:rsidRPr="00EC5064" w:rsidDel="00260A60" w:rsidRDefault="00506A18" w:rsidP="00CB1A99">
            <w:pPr>
              <w:jc w:val="center"/>
              <w:rPr>
                <w:del w:id="1791" w:author="Matt Lyon" w:date="2020-11-03T15:09:00Z"/>
                <w:rFonts w:ascii="Calibri" w:hAnsi="Calibri" w:cs="Calibri"/>
                <w:sz w:val="22"/>
                <w:szCs w:val="22"/>
                <w:rPrChange w:id="1792" w:author="Matt Lyon" w:date="2020-10-26T16:50:00Z">
                  <w:rPr>
                    <w:del w:id="1793" w:author="Matt Lyon" w:date="2020-11-03T15:09:00Z"/>
                    <w:rFonts w:cstheme="minorHAnsi"/>
                    <w:sz w:val="20"/>
                    <w:szCs w:val="20"/>
                  </w:rPr>
                </w:rPrChange>
              </w:rPr>
            </w:pPr>
            <w:del w:id="1794" w:author="Matt Lyon" w:date="2020-11-03T15:09:00Z">
              <w:r w:rsidRPr="00EC5064" w:rsidDel="00260A60">
                <w:rPr>
                  <w:rFonts w:ascii="Calibri" w:hAnsi="Calibri" w:cs="Calibri"/>
                  <w:sz w:val="22"/>
                  <w:szCs w:val="22"/>
                  <w:rPrChange w:id="1795" w:author="Matt Lyon" w:date="2020-10-26T16:50:00Z">
                    <w:rPr>
                      <w:rFonts w:cstheme="minorHAnsi"/>
                      <w:sz w:val="20"/>
                      <w:szCs w:val="20"/>
                    </w:rPr>
                  </w:rPrChange>
                </w:rPr>
                <w:delText>12 (17.7%)</w:delText>
              </w:r>
            </w:del>
          </w:p>
        </w:tc>
        <w:tc>
          <w:tcPr>
            <w:tcW w:w="1819" w:type="dxa"/>
            <w:gridSpan w:val="2"/>
          </w:tcPr>
          <w:p w14:paraId="6876706D" w14:textId="48E4AEE9" w:rsidR="00506A18" w:rsidRPr="00EC5064" w:rsidDel="00260A60" w:rsidRDefault="00C476EC" w:rsidP="00CB1A99">
            <w:pPr>
              <w:jc w:val="center"/>
              <w:rPr>
                <w:del w:id="1796" w:author="Matt Lyon" w:date="2020-11-03T15:09:00Z"/>
                <w:rFonts w:ascii="Calibri" w:hAnsi="Calibri" w:cs="Calibri"/>
                <w:sz w:val="22"/>
                <w:szCs w:val="22"/>
                <w:lang w:val="en-US"/>
                <w:rPrChange w:id="1797" w:author="Matt Lyon" w:date="2020-10-26T16:50:00Z">
                  <w:rPr>
                    <w:del w:id="1798" w:author="Matt Lyon" w:date="2020-11-03T15:09:00Z"/>
                    <w:rFonts w:cstheme="minorHAnsi"/>
                    <w:sz w:val="20"/>
                    <w:szCs w:val="20"/>
                    <w:lang w:val="en-US"/>
                  </w:rPr>
                </w:rPrChange>
              </w:rPr>
            </w:pPr>
            <w:del w:id="1799" w:author="Matt Lyon" w:date="2020-11-03T15:09:00Z">
              <w:r w:rsidRPr="00EC5064" w:rsidDel="00260A60">
                <w:rPr>
                  <w:rFonts w:ascii="Calibri" w:hAnsi="Calibri" w:cs="Calibri"/>
                  <w:sz w:val="22"/>
                  <w:szCs w:val="22"/>
                  <w:lang w:val="en-US"/>
                  <w:rPrChange w:id="1800" w:author="Matt Lyon" w:date="2020-10-26T16:50:00Z">
                    <w:rPr>
                      <w:rFonts w:cstheme="minorHAnsi"/>
                      <w:sz w:val="20"/>
                      <w:szCs w:val="20"/>
                      <w:lang w:val="en-US"/>
                    </w:rPr>
                  </w:rPrChange>
                </w:rPr>
                <w:delText>0.62 (0</w:delText>
              </w:r>
              <w:r w:rsidR="00506A18" w:rsidRPr="00EC5064" w:rsidDel="00260A60">
                <w:rPr>
                  <w:rFonts w:ascii="Calibri" w:hAnsi="Calibri" w:cs="Calibri"/>
                  <w:sz w:val="22"/>
                  <w:szCs w:val="22"/>
                  <w:lang w:val="en-US"/>
                  <w:rPrChange w:id="1801" w:author="Matt Lyon" w:date="2020-10-26T16:50:00Z">
                    <w:rPr>
                      <w:rFonts w:cstheme="minorHAnsi"/>
                      <w:sz w:val="20"/>
                      <w:szCs w:val="20"/>
                      <w:lang w:val="en-US"/>
                    </w:rPr>
                  </w:rPrChange>
                </w:rPr>
                <w:delText>.5</w:delText>
              </w:r>
              <w:r w:rsidRPr="00EC5064" w:rsidDel="00260A60">
                <w:rPr>
                  <w:rFonts w:ascii="Calibri" w:hAnsi="Calibri" w:cs="Calibri"/>
                  <w:sz w:val="22"/>
                  <w:szCs w:val="22"/>
                  <w:lang w:val="en-US"/>
                  <w:rPrChange w:id="1802" w:author="Matt Lyon" w:date="2020-10-26T16:50:00Z">
                    <w:rPr>
                      <w:rFonts w:cstheme="minorHAnsi"/>
                      <w:sz w:val="20"/>
                      <w:szCs w:val="20"/>
                      <w:lang w:val="en-US"/>
                    </w:rPr>
                  </w:rPrChange>
                </w:rPr>
                <w:delText>4-</w:delText>
              </w:r>
              <w:r w:rsidR="00506A18" w:rsidRPr="00EC5064" w:rsidDel="00260A60">
                <w:rPr>
                  <w:rFonts w:ascii="Calibri" w:hAnsi="Calibri" w:cs="Calibri"/>
                  <w:sz w:val="22"/>
                  <w:szCs w:val="22"/>
                  <w:lang w:val="en-US"/>
                  <w:rPrChange w:id="1803" w:author="Matt Lyon" w:date="2020-10-26T16:50:00Z">
                    <w:rPr>
                      <w:rFonts w:cstheme="minorHAnsi"/>
                      <w:sz w:val="20"/>
                      <w:szCs w:val="20"/>
                      <w:lang w:val="en-US"/>
                    </w:rPr>
                  </w:rPrChange>
                </w:rPr>
                <w:delText>0.69</w:delText>
              </w:r>
              <w:r w:rsidRPr="00EC5064" w:rsidDel="00260A60">
                <w:rPr>
                  <w:rFonts w:ascii="Calibri" w:hAnsi="Calibri" w:cs="Calibri"/>
                  <w:sz w:val="22"/>
                  <w:szCs w:val="22"/>
                  <w:lang w:val="en-US"/>
                  <w:rPrChange w:id="1804" w:author="Matt Lyon" w:date="2020-10-26T16:50:00Z">
                    <w:rPr>
                      <w:rFonts w:cstheme="minorHAnsi"/>
                      <w:sz w:val="20"/>
                      <w:szCs w:val="20"/>
                      <w:lang w:val="en-US"/>
                    </w:rPr>
                  </w:rPrChange>
                </w:rPr>
                <w:delText>)</w:delText>
              </w:r>
            </w:del>
          </w:p>
        </w:tc>
        <w:tc>
          <w:tcPr>
            <w:tcW w:w="1490" w:type="dxa"/>
          </w:tcPr>
          <w:p w14:paraId="22C3E1FD" w14:textId="763505F7" w:rsidR="00506A18" w:rsidRPr="00EC5064" w:rsidDel="00260A60" w:rsidRDefault="00506A18" w:rsidP="00CB1A99">
            <w:pPr>
              <w:jc w:val="center"/>
              <w:rPr>
                <w:del w:id="1805" w:author="Matt Lyon" w:date="2020-11-03T15:09:00Z"/>
                <w:rFonts w:ascii="Calibri" w:hAnsi="Calibri" w:cs="Calibri"/>
                <w:sz w:val="22"/>
                <w:szCs w:val="22"/>
                <w:rPrChange w:id="1806" w:author="Matt Lyon" w:date="2020-10-26T16:50:00Z">
                  <w:rPr>
                    <w:del w:id="1807" w:author="Matt Lyon" w:date="2020-11-03T15:09:00Z"/>
                    <w:rFonts w:cstheme="minorHAnsi"/>
                    <w:sz w:val="20"/>
                    <w:szCs w:val="20"/>
                  </w:rPr>
                </w:rPrChange>
              </w:rPr>
            </w:pPr>
            <w:del w:id="1808" w:author="Matt Lyon" w:date="2020-11-03T15:09:00Z">
              <w:r w:rsidRPr="00EC5064" w:rsidDel="00260A60">
                <w:rPr>
                  <w:rFonts w:ascii="Calibri" w:hAnsi="Calibri" w:cs="Calibri"/>
                  <w:sz w:val="22"/>
                  <w:szCs w:val="22"/>
                  <w:rPrChange w:id="1809" w:author="Matt Lyon" w:date="2020-10-26T16:50:00Z">
                    <w:rPr>
                      <w:rFonts w:cstheme="minorHAnsi"/>
                      <w:sz w:val="20"/>
                      <w:szCs w:val="20"/>
                    </w:rPr>
                  </w:rPrChange>
                </w:rPr>
                <w:delText>11 (20.8%)</w:delText>
              </w:r>
            </w:del>
          </w:p>
        </w:tc>
        <w:tc>
          <w:tcPr>
            <w:tcW w:w="851" w:type="dxa"/>
          </w:tcPr>
          <w:p w14:paraId="4FC158F6" w14:textId="14BE6D93" w:rsidR="00506A18" w:rsidRPr="00EC5064" w:rsidDel="00260A60" w:rsidRDefault="00506A18" w:rsidP="00CB1A99">
            <w:pPr>
              <w:jc w:val="center"/>
              <w:rPr>
                <w:del w:id="1810" w:author="Matt Lyon" w:date="2020-11-03T15:09:00Z"/>
                <w:rFonts w:ascii="Calibri" w:hAnsi="Calibri" w:cs="Calibri"/>
                <w:sz w:val="22"/>
                <w:szCs w:val="22"/>
                <w:lang w:val="en-US"/>
                <w:rPrChange w:id="1811" w:author="Matt Lyon" w:date="2020-10-26T16:50:00Z">
                  <w:rPr>
                    <w:del w:id="1812" w:author="Matt Lyon" w:date="2020-11-03T15:09:00Z"/>
                    <w:rFonts w:cstheme="minorHAnsi"/>
                    <w:sz w:val="20"/>
                    <w:szCs w:val="20"/>
                    <w:lang w:val="en-US"/>
                  </w:rPr>
                </w:rPrChange>
              </w:rPr>
            </w:pPr>
            <w:del w:id="1813" w:author="Matt Lyon" w:date="2020-11-03T15:09:00Z">
              <w:r w:rsidRPr="00EC5064" w:rsidDel="00260A60">
                <w:rPr>
                  <w:rFonts w:ascii="Calibri" w:hAnsi="Calibri" w:cs="Calibri"/>
                  <w:sz w:val="22"/>
                  <w:szCs w:val="22"/>
                  <w:lang w:val="en-US"/>
                  <w:rPrChange w:id="1814" w:author="Matt Lyon" w:date="2020-10-26T16:50:00Z">
                    <w:rPr>
                      <w:rFonts w:cstheme="minorHAnsi"/>
                      <w:sz w:val="20"/>
                      <w:szCs w:val="20"/>
                      <w:lang w:val="en-US"/>
                    </w:rPr>
                  </w:rPrChange>
                </w:rPr>
                <w:delText>0.9176</w:delText>
              </w:r>
            </w:del>
          </w:p>
        </w:tc>
        <w:tc>
          <w:tcPr>
            <w:tcW w:w="1842" w:type="dxa"/>
          </w:tcPr>
          <w:p w14:paraId="477EBC18" w14:textId="20BD3F97" w:rsidR="00506A18" w:rsidRPr="00EC5064" w:rsidDel="00260A60" w:rsidRDefault="00506A18" w:rsidP="00CB1A99">
            <w:pPr>
              <w:jc w:val="center"/>
              <w:rPr>
                <w:del w:id="1815" w:author="Matt Lyon" w:date="2020-11-03T15:09:00Z"/>
                <w:rFonts w:ascii="Calibri" w:hAnsi="Calibri" w:cs="Calibri"/>
                <w:sz w:val="22"/>
                <w:szCs w:val="22"/>
                <w:lang w:val="en-US"/>
                <w:rPrChange w:id="1816" w:author="Matt Lyon" w:date="2020-10-26T16:50:00Z">
                  <w:rPr>
                    <w:del w:id="1817" w:author="Matt Lyon" w:date="2020-11-03T15:09:00Z"/>
                    <w:rFonts w:cstheme="minorHAnsi"/>
                    <w:sz w:val="20"/>
                    <w:szCs w:val="20"/>
                    <w:lang w:val="en-US"/>
                  </w:rPr>
                </w:rPrChange>
              </w:rPr>
            </w:pPr>
            <w:del w:id="1818" w:author="Matt Lyon" w:date="2020-11-03T15:09:00Z">
              <w:r w:rsidRPr="00EC5064" w:rsidDel="00260A60">
                <w:rPr>
                  <w:rFonts w:ascii="Calibri" w:hAnsi="Calibri" w:cs="Calibri"/>
                  <w:sz w:val="22"/>
                  <w:szCs w:val="22"/>
                  <w:lang w:val="en-US"/>
                  <w:rPrChange w:id="1819" w:author="Matt Lyon" w:date="2020-10-26T16:50:00Z">
                    <w:rPr>
                      <w:rFonts w:cstheme="minorHAnsi"/>
                      <w:sz w:val="20"/>
                      <w:szCs w:val="20"/>
                      <w:lang w:val="en-US"/>
                    </w:rPr>
                  </w:rPrChange>
                </w:rPr>
                <w:delText>0.60</w:delText>
              </w:r>
              <w:r w:rsidR="00C476EC" w:rsidRPr="00EC5064" w:rsidDel="00260A60">
                <w:rPr>
                  <w:rFonts w:ascii="Calibri" w:hAnsi="Calibri" w:cs="Calibri"/>
                  <w:sz w:val="22"/>
                  <w:szCs w:val="22"/>
                  <w:lang w:val="en-US"/>
                  <w:rPrChange w:id="1820" w:author="Matt Lyon" w:date="2020-10-26T16:50:00Z">
                    <w:rPr>
                      <w:rFonts w:cstheme="minorHAnsi"/>
                      <w:sz w:val="20"/>
                      <w:szCs w:val="20"/>
                      <w:lang w:val="en-US"/>
                    </w:rPr>
                  </w:rPrChange>
                </w:rPr>
                <w:delText xml:space="preserve"> (</w:delText>
              </w:r>
              <w:r w:rsidRPr="00EC5064" w:rsidDel="00260A60">
                <w:rPr>
                  <w:rFonts w:ascii="Calibri" w:hAnsi="Calibri" w:cs="Calibri"/>
                  <w:sz w:val="22"/>
                  <w:szCs w:val="22"/>
                  <w:lang w:val="en-US"/>
                  <w:rPrChange w:id="1821" w:author="Matt Lyon" w:date="2020-10-26T16:50:00Z">
                    <w:rPr>
                      <w:rFonts w:cstheme="minorHAnsi"/>
                      <w:sz w:val="20"/>
                      <w:szCs w:val="20"/>
                      <w:lang w:val="en-US"/>
                    </w:rPr>
                  </w:rPrChange>
                </w:rPr>
                <w:delText>0.52</w:delText>
              </w:r>
              <w:r w:rsidR="00C476EC" w:rsidRPr="00EC5064" w:rsidDel="00260A60">
                <w:rPr>
                  <w:rFonts w:ascii="Calibri" w:hAnsi="Calibri" w:cs="Calibri"/>
                  <w:sz w:val="22"/>
                  <w:szCs w:val="22"/>
                  <w:lang w:val="en-US"/>
                  <w:rPrChange w:id="1822" w:author="Matt Lyon" w:date="2020-10-26T16:50:00Z">
                    <w:rPr>
                      <w:rFonts w:cstheme="minorHAnsi"/>
                      <w:sz w:val="20"/>
                      <w:szCs w:val="20"/>
                      <w:lang w:val="en-US"/>
                    </w:rPr>
                  </w:rPrChange>
                </w:rPr>
                <w:delText>-</w:delText>
              </w:r>
              <w:r w:rsidRPr="00EC5064" w:rsidDel="00260A60">
                <w:rPr>
                  <w:rFonts w:ascii="Calibri" w:hAnsi="Calibri" w:cs="Calibri"/>
                  <w:sz w:val="22"/>
                  <w:szCs w:val="22"/>
                  <w:lang w:val="en-US"/>
                  <w:rPrChange w:id="1823" w:author="Matt Lyon" w:date="2020-10-26T16:50:00Z">
                    <w:rPr>
                      <w:rFonts w:cstheme="minorHAnsi"/>
                      <w:sz w:val="20"/>
                      <w:szCs w:val="20"/>
                      <w:lang w:val="en-US"/>
                    </w:rPr>
                  </w:rPrChange>
                </w:rPr>
                <w:delText>0.68</w:delText>
              </w:r>
              <w:r w:rsidR="00C476EC" w:rsidRPr="00EC5064" w:rsidDel="00260A60">
                <w:rPr>
                  <w:rFonts w:ascii="Calibri" w:hAnsi="Calibri" w:cs="Calibri"/>
                  <w:sz w:val="22"/>
                  <w:szCs w:val="22"/>
                  <w:lang w:val="en-US"/>
                  <w:rPrChange w:id="1824" w:author="Matt Lyon" w:date="2020-10-26T16:50:00Z">
                    <w:rPr>
                      <w:rFonts w:cstheme="minorHAnsi"/>
                      <w:sz w:val="20"/>
                      <w:szCs w:val="20"/>
                      <w:lang w:val="en-US"/>
                    </w:rPr>
                  </w:rPrChange>
                </w:rPr>
                <w:delText>)</w:delText>
              </w:r>
            </w:del>
          </w:p>
        </w:tc>
        <w:tc>
          <w:tcPr>
            <w:tcW w:w="1606" w:type="dxa"/>
          </w:tcPr>
          <w:p w14:paraId="6402BFAE" w14:textId="243855C4" w:rsidR="00506A18" w:rsidRPr="00EC5064" w:rsidDel="00260A60" w:rsidRDefault="00506A18" w:rsidP="00CB1A99">
            <w:pPr>
              <w:jc w:val="center"/>
              <w:rPr>
                <w:del w:id="1825" w:author="Matt Lyon" w:date="2020-11-03T15:09:00Z"/>
                <w:rFonts w:ascii="Calibri" w:hAnsi="Calibri" w:cs="Calibri"/>
                <w:sz w:val="22"/>
                <w:szCs w:val="22"/>
                <w:rPrChange w:id="1826" w:author="Matt Lyon" w:date="2020-10-26T16:50:00Z">
                  <w:rPr>
                    <w:del w:id="1827" w:author="Matt Lyon" w:date="2020-11-03T15:09:00Z"/>
                    <w:rFonts w:cstheme="minorHAnsi"/>
                    <w:sz w:val="20"/>
                    <w:szCs w:val="20"/>
                  </w:rPr>
                </w:rPrChange>
              </w:rPr>
            </w:pPr>
            <w:del w:id="1828" w:author="Matt Lyon" w:date="2020-11-03T15:09:00Z">
              <w:r w:rsidRPr="00EC5064" w:rsidDel="00260A60">
                <w:rPr>
                  <w:rFonts w:ascii="Calibri" w:hAnsi="Calibri" w:cs="Calibri"/>
                  <w:sz w:val="22"/>
                  <w:szCs w:val="22"/>
                  <w:rPrChange w:id="1829" w:author="Matt Lyon" w:date="2020-10-26T16:50:00Z">
                    <w:rPr>
                      <w:rFonts w:cstheme="minorHAnsi"/>
                      <w:sz w:val="20"/>
                      <w:szCs w:val="20"/>
                    </w:rPr>
                  </w:rPrChange>
                </w:rPr>
                <w:delText>14 (25.4%)</w:delText>
              </w:r>
            </w:del>
          </w:p>
        </w:tc>
        <w:tc>
          <w:tcPr>
            <w:tcW w:w="946" w:type="dxa"/>
          </w:tcPr>
          <w:p w14:paraId="588063AE" w14:textId="2D44A749" w:rsidR="00506A18" w:rsidRPr="00EC5064" w:rsidDel="00260A60" w:rsidRDefault="00506A18" w:rsidP="00CB1A99">
            <w:pPr>
              <w:jc w:val="center"/>
              <w:rPr>
                <w:del w:id="1830" w:author="Matt Lyon" w:date="2020-11-03T15:09:00Z"/>
                <w:rFonts w:ascii="Calibri" w:hAnsi="Calibri" w:cs="Calibri"/>
                <w:sz w:val="22"/>
                <w:szCs w:val="22"/>
                <w:rPrChange w:id="1831" w:author="Matt Lyon" w:date="2020-10-26T16:50:00Z">
                  <w:rPr>
                    <w:del w:id="1832" w:author="Matt Lyon" w:date="2020-11-03T15:09:00Z"/>
                    <w:rFonts w:cstheme="minorHAnsi"/>
                    <w:sz w:val="20"/>
                    <w:szCs w:val="20"/>
                  </w:rPr>
                </w:rPrChange>
              </w:rPr>
            </w:pPr>
            <w:del w:id="1833" w:author="Matt Lyon" w:date="2020-11-03T15:09:00Z">
              <w:r w:rsidRPr="00EC5064" w:rsidDel="00260A60">
                <w:rPr>
                  <w:rFonts w:ascii="Calibri" w:hAnsi="Calibri" w:cs="Calibri"/>
                  <w:sz w:val="22"/>
                  <w:szCs w:val="22"/>
                  <w:rPrChange w:id="1834" w:author="Matt Lyon" w:date="2020-10-26T16:50:00Z">
                    <w:rPr>
                      <w:rFonts w:cstheme="minorHAnsi"/>
                      <w:sz w:val="20"/>
                      <w:szCs w:val="20"/>
                    </w:rPr>
                  </w:rPrChange>
                </w:rPr>
                <w:delText>0.7522</w:delText>
              </w:r>
            </w:del>
          </w:p>
        </w:tc>
      </w:tr>
      <w:tr w:rsidR="00506A18" w:rsidRPr="00EC5064" w:rsidDel="00260A60" w14:paraId="335BE5C3" w14:textId="5D05D6CB" w:rsidTr="0087256D">
        <w:trPr>
          <w:del w:id="1835" w:author="Matt Lyon" w:date="2020-11-03T15:09:00Z"/>
        </w:trPr>
        <w:tc>
          <w:tcPr>
            <w:tcW w:w="2076" w:type="dxa"/>
          </w:tcPr>
          <w:p w14:paraId="64705F6F" w14:textId="3852572E" w:rsidR="00506A18" w:rsidRPr="00EC5064" w:rsidDel="00260A60" w:rsidRDefault="00506A18" w:rsidP="00D2250D">
            <w:pPr>
              <w:rPr>
                <w:del w:id="1836" w:author="Matt Lyon" w:date="2020-11-03T15:09:00Z"/>
                <w:rFonts w:ascii="Calibri" w:hAnsi="Calibri" w:cs="Calibri"/>
                <w:sz w:val="22"/>
                <w:szCs w:val="22"/>
                <w:rPrChange w:id="1837" w:author="Matt Lyon" w:date="2020-10-26T16:50:00Z">
                  <w:rPr>
                    <w:del w:id="1838" w:author="Matt Lyon" w:date="2020-11-03T15:09:00Z"/>
                    <w:rFonts w:cstheme="minorHAnsi"/>
                    <w:sz w:val="20"/>
                    <w:szCs w:val="20"/>
                  </w:rPr>
                </w:rPrChange>
              </w:rPr>
            </w:pPr>
            <w:del w:id="1839" w:author="Matt Lyon" w:date="2020-11-03T15:09:00Z">
              <w:r w:rsidRPr="00EC5064" w:rsidDel="00260A60">
                <w:rPr>
                  <w:rFonts w:ascii="Calibri" w:hAnsi="Calibri" w:cs="Calibri"/>
                  <w:sz w:val="22"/>
                  <w:szCs w:val="22"/>
                  <w:rPrChange w:id="1840" w:author="Matt Lyon" w:date="2020-10-26T16:50:00Z">
                    <w:rPr>
                      <w:rFonts w:cstheme="minorHAnsi"/>
                      <w:sz w:val="20"/>
                      <w:szCs w:val="20"/>
                    </w:rPr>
                  </w:rPrChange>
                </w:rPr>
                <w:delText>p-value**</w:delText>
              </w:r>
            </w:del>
          </w:p>
        </w:tc>
        <w:tc>
          <w:tcPr>
            <w:tcW w:w="1847" w:type="dxa"/>
          </w:tcPr>
          <w:p w14:paraId="460A08FB" w14:textId="494C9FF3" w:rsidR="00506A18" w:rsidRPr="00EC5064" w:rsidDel="00260A60" w:rsidRDefault="00506A18" w:rsidP="00CB1A99">
            <w:pPr>
              <w:jc w:val="center"/>
              <w:rPr>
                <w:del w:id="1841" w:author="Matt Lyon" w:date="2020-11-03T15:09:00Z"/>
                <w:rFonts w:ascii="Calibri" w:hAnsi="Calibri" w:cs="Calibri"/>
                <w:sz w:val="22"/>
                <w:szCs w:val="22"/>
                <w:lang w:val="en-US"/>
                <w:rPrChange w:id="1842" w:author="Matt Lyon" w:date="2020-10-26T16:50:00Z">
                  <w:rPr>
                    <w:del w:id="1843" w:author="Matt Lyon" w:date="2020-11-03T15:09:00Z"/>
                    <w:rFonts w:cstheme="minorHAnsi"/>
                    <w:sz w:val="20"/>
                    <w:szCs w:val="20"/>
                    <w:lang w:val="en-US"/>
                  </w:rPr>
                </w:rPrChange>
              </w:rPr>
            </w:pPr>
            <w:del w:id="1844" w:author="Matt Lyon" w:date="2020-11-03T15:09:00Z">
              <w:r w:rsidRPr="00EC5064" w:rsidDel="00260A60">
                <w:rPr>
                  <w:rFonts w:ascii="Calibri" w:hAnsi="Calibri" w:cs="Calibri"/>
                  <w:sz w:val="22"/>
                  <w:szCs w:val="22"/>
                  <w:lang w:val="en-US"/>
                  <w:rPrChange w:id="1845" w:author="Matt Lyon" w:date="2020-10-26T16:50:00Z">
                    <w:rPr>
                      <w:rFonts w:cstheme="minorHAnsi"/>
                      <w:sz w:val="20"/>
                      <w:szCs w:val="20"/>
                      <w:lang w:val="en-US"/>
                    </w:rPr>
                  </w:rPrChange>
                </w:rPr>
                <w:delText>0.0108</w:delText>
              </w:r>
            </w:del>
          </w:p>
        </w:tc>
        <w:tc>
          <w:tcPr>
            <w:tcW w:w="1407" w:type="dxa"/>
          </w:tcPr>
          <w:p w14:paraId="0A074EFE" w14:textId="1BA105EC" w:rsidR="00506A18" w:rsidRPr="00EC5064" w:rsidDel="00260A60" w:rsidRDefault="00506A18" w:rsidP="00CB1A99">
            <w:pPr>
              <w:jc w:val="center"/>
              <w:rPr>
                <w:del w:id="1846" w:author="Matt Lyon" w:date="2020-11-03T15:09:00Z"/>
                <w:rFonts w:ascii="Calibri" w:hAnsi="Calibri" w:cs="Calibri"/>
                <w:sz w:val="22"/>
                <w:szCs w:val="22"/>
                <w:rPrChange w:id="1847" w:author="Matt Lyon" w:date="2020-10-26T16:50:00Z">
                  <w:rPr>
                    <w:del w:id="1848" w:author="Matt Lyon" w:date="2020-11-03T15:09:00Z"/>
                    <w:rFonts w:cstheme="minorHAnsi"/>
                    <w:sz w:val="20"/>
                    <w:szCs w:val="20"/>
                  </w:rPr>
                </w:rPrChange>
              </w:rPr>
            </w:pPr>
          </w:p>
        </w:tc>
        <w:tc>
          <w:tcPr>
            <w:tcW w:w="1819" w:type="dxa"/>
            <w:gridSpan w:val="2"/>
          </w:tcPr>
          <w:p w14:paraId="556E1687" w14:textId="6A7FAB2D" w:rsidR="00506A18" w:rsidRPr="00EC5064" w:rsidDel="00260A60" w:rsidRDefault="00506A18" w:rsidP="00CB1A99">
            <w:pPr>
              <w:jc w:val="center"/>
              <w:rPr>
                <w:del w:id="1849" w:author="Matt Lyon" w:date="2020-11-03T15:09:00Z"/>
                <w:rFonts w:ascii="Calibri" w:hAnsi="Calibri" w:cs="Calibri"/>
                <w:sz w:val="22"/>
                <w:szCs w:val="22"/>
                <w:lang w:val="en-US"/>
                <w:rPrChange w:id="1850" w:author="Matt Lyon" w:date="2020-10-26T16:50:00Z">
                  <w:rPr>
                    <w:del w:id="1851" w:author="Matt Lyon" w:date="2020-11-03T15:09:00Z"/>
                    <w:rFonts w:cstheme="minorHAnsi"/>
                    <w:sz w:val="20"/>
                    <w:szCs w:val="20"/>
                    <w:lang w:val="en-US"/>
                  </w:rPr>
                </w:rPrChange>
              </w:rPr>
            </w:pPr>
            <w:del w:id="1852" w:author="Matt Lyon" w:date="2020-11-03T15:09:00Z">
              <w:r w:rsidRPr="00EC5064" w:rsidDel="00260A60">
                <w:rPr>
                  <w:rFonts w:ascii="Calibri" w:hAnsi="Calibri" w:cs="Calibri"/>
                  <w:sz w:val="22"/>
                  <w:szCs w:val="22"/>
                  <w:lang w:val="en-US"/>
                  <w:rPrChange w:id="1853" w:author="Matt Lyon" w:date="2020-10-26T16:50:00Z">
                    <w:rPr>
                      <w:rFonts w:cstheme="minorHAnsi"/>
                      <w:sz w:val="20"/>
                      <w:szCs w:val="20"/>
                      <w:lang w:val="en-US"/>
                    </w:rPr>
                  </w:rPrChange>
                </w:rPr>
                <w:delText>0.0021</w:delText>
              </w:r>
            </w:del>
          </w:p>
        </w:tc>
        <w:tc>
          <w:tcPr>
            <w:tcW w:w="1490" w:type="dxa"/>
          </w:tcPr>
          <w:p w14:paraId="7B6311FB" w14:textId="3ED6CBF1" w:rsidR="00506A18" w:rsidRPr="00EC5064" w:rsidDel="00260A60" w:rsidRDefault="00506A18" w:rsidP="00CB1A99">
            <w:pPr>
              <w:jc w:val="center"/>
              <w:rPr>
                <w:del w:id="1854" w:author="Matt Lyon" w:date="2020-11-03T15:09:00Z"/>
                <w:rFonts w:ascii="Calibri" w:hAnsi="Calibri" w:cs="Calibri"/>
                <w:sz w:val="22"/>
                <w:szCs w:val="22"/>
                <w:rPrChange w:id="1855" w:author="Matt Lyon" w:date="2020-10-26T16:50:00Z">
                  <w:rPr>
                    <w:del w:id="1856" w:author="Matt Lyon" w:date="2020-11-03T15:09:00Z"/>
                    <w:rFonts w:cstheme="minorHAnsi"/>
                    <w:sz w:val="20"/>
                    <w:szCs w:val="20"/>
                  </w:rPr>
                </w:rPrChange>
              </w:rPr>
            </w:pPr>
          </w:p>
        </w:tc>
        <w:tc>
          <w:tcPr>
            <w:tcW w:w="851" w:type="dxa"/>
          </w:tcPr>
          <w:p w14:paraId="22B5BB54" w14:textId="515ABA49" w:rsidR="00506A18" w:rsidRPr="00EC5064" w:rsidDel="00260A60" w:rsidRDefault="00506A18" w:rsidP="00CB1A99">
            <w:pPr>
              <w:jc w:val="center"/>
              <w:rPr>
                <w:del w:id="1857" w:author="Matt Lyon" w:date="2020-11-03T15:09:00Z"/>
                <w:rFonts w:ascii="Calibri" w:hAnsi="Calibri" w:cs="Calibri"/>
                <w:sz w:val="22"/>
                <w:szCs w:val="22"/>
                <w:lang w:val="en-US"/>
                <w:rPrChange w:id="1858" w:author="Matt Lyon" w:date="2020-10-26T16:50:00Z">
                  <w:rPr>
                    <w:del w:id="1859" w:author="Matt Lyon" w:date="2020-11-03T15:09:00Z"/>
                    <w:rFonts w:cstheme="minorHAnsi"/>
                    <w:sz w:val="20"/>
                    <w:szCs w:val="20"/>
                    <w:lang w:val="en-US"/>
                  </w:rPr>
                </w:rPrChange>
              </w:rPr>
            </w:pPr>
          </w:p>
        </w:tc>
        <w:tc>
          <w:tcPr>
            <w:tcW w:w="1842" w:type="dxa"/>
          </w:tcPr>
          <w:p w14:paraId="30E043C8" w14:textId="1D9F17B5" w:rsidR="00506A18" w:rsidRPr="00EC5064" w:rsidDel="00260A60" w:rsidRDefault="00506A18" w:rsidP="00CB1A99">
            <w:pPr>
              <w:jc w:val="center"/>
              <w:rPr>
                <w:del w:id="1860" w:author="Matt Lyon" w:date="2020-11-03T15:09:00Z"/>
                <w:rFonts w:ascii="Calibri" w:hAnsi="Calibri" w:cs="Calibri"/>
                <w:sz w:val="22"/>
                <w:szCs w:val="22"/>
                <w:lang w:val="en-US"/>
                <w:rPrChange w:id="1861" w:author="Matt Lyon" w:date="2020-10-26T16:50:00Z">
                  <w:rPr>
                    <w:del w:id="1862" w:author="Matt Lyon" w:date="2020-11-03T15:09:00Z"/>
                    <w:rFonts w:cstheme="minorHAnsi"/>
                    <w:sz w:val="20"/>
                    <w:szCs w:val="20"/>
                    <w:lang w:val="en-US"/>
                  </w:rPr>
                </w:rPrChange>
              </w:rPr>
            </w:pPr>
            <w:del w:id="1863" w:author="Matt Lyon" w:date="2020-11-03T15:09:00Z">
              <w:r w:rsidRPr="00EC5064" w:rsidDel="00260A60">
                <w:rPr>
                  <w:rFonts w:ascii="Calibri" w:hAnsi="Calibri" w:cs="Calibri"/>
                  <w:sz w:val="22"/>
                  <w:szCs w:val="22"/>
                  <w:lang w:val="en-US"/>
                  <w:rPrChange w:id="1864" w:author="Matt Lyon" w:date="2020-10-26T16:50:00Z">
                    <w:rPr>
                      <w:rFonts w:cstheme="minorHAnsi"/>
                      <w:sz w:val="20"/>
                      <w:szCs w:val="20"/>
                      <w:lang w:val="en-US"/>
                    </w:rPr>
                  </w:rPrChange>
                </w:rPr>
                <w:delText>0.0256</w:delText>
              </w:r>
            </w:del>
          </w:p>
        </w:tc>
        <w:tc>
          <w:tcPr>
            <w:tcW w:w="1606" w:type="dxa"/>
          </w:tcPr>
          <w:p w14:paraId="26952753" w14:textId="7B5D3618" w:rsidR="00506A18" w:rsidRPr="00EC5064" w:rsidDel="00260A60" w:rsidRDefault="00506A18" w:rsidP="00CB1A99">
            <w:pPr>
              <w:jc w:val="center"/>
              <w:rPr>
                <w:del w:id="1865" w:author="Matt Lyon" w:date="2020-11-03T15:09:00Z"/>
                <w:rFonts w:ascii="Calibri" w:hAnsi="Calibri" w:cs="Calibri"/>
                <w:sz w:val="22"/>
                <w:szCs w:val="22"/>
                <w:rPrChange w:id="1866" w:author="Matt Lyon" w:date="2020-10-26T16:50:00Z">
                  <w:rPr>
                    <w:del w:id="1867" w:author="Matt Lyon" w:date="2020-11-03T15:09:00Z"/>
                    <w:rFonts w:cstheme="minorHAnsi"/>
                    <w:sz w:val="20"/>
                    <w:szCs w:val="20"/>
                  </w:rPr>
                </w:rPrChange>
              </w:rPr>
            </w:pPr>
          </w:p>
        </w:tc>
        <w:tc>
          <w:tcPr>
            <w:tcW w:w="946" w:type="dxa"/>
          </w:tcPr>
          <w:p w14:paraId="4312628F" w14:textId="41F13187" w:rsidR="00506A18" w:rsidRPr="00EC5064" w:rsidDel="00260A60" w:rsidRDefault="00506A18" w:rsidP="00CB1A99">
            <w:pPr>
              <w:jc w:val="center"/>
              <w:rPr>
                <w:del w:id="1868" w:author="Matt Lyon" w:date="2020-11-03T15:09:00Z"/>
                <w:rFonts w:ascii="Calibri" w:hAnsi="Calibri" w:cs="Calibri"/>
                <w:sz w:val="22"/>
                <w:szCs w:val="22"/>
                <w:rPrChange w:id="1869" w:author="Matt Lyon" w:date="2020-10-26T16:50:00Z">
                  <w:rPr>
                    <w:del w:id="1870" w:author="Matt Lyon" w:date="2020-11-03T15:09:00Z"/>
                    <w:rFonts w:cstheme="minorHAnsi"/>
                    <w:sz w:val="20"/>
                    <w:szCs w:val="20"/>
                  </w:rPr>
                </w:rPrChange>
              </w:rPr>
            </w:pPr>
          </w:p>
        </w:tc>
      </w:tr>
      <w:tr w:rsidR="00506A18" w:rsidRPr="00EC5064" w:rsidDel="00260A60" w14:paraId="3ED7E962" w14:textId="571BA94F" w:rsidTr="0087256D">
        <w:trPr>
          <w:del w:id="1871" w:author="Matt Lyon" w:date="2020-11-03T15:09:00Z"/>
        </w:trPr>
        <w:tc>
          <w:tcPr>
            <w:tcW w:w="2076" w:type="dxa"/>
          </w:tcPr>
          <w:p w14:paraId="678A2D33" w14:textId="681F8980" w:rsidR="00506A18" w:rsidRPr="00EC5064" w:rsidDel="00260A60" w:rsidRDefault="00506A18" w:rsidP="00B13A2B">
            <w:pPr>
              <w:rPr>
                <w:del w:id="1872" w:author="Matt Lyon" w:date="2020-11-03T15:09:00Z"/>
                <w:rFonts w:ascii="Calibri" w:hAnsi="Calibri" w:cs="Calibri"/>
                <w:sz w:val="22"/>
                <w:szCs w:val="22"/>
                <w:rPrChange w:id="1873" w:author="Matt Lyon" w:date="2020-10-26T16:50:00Z">
                  <w:rPr>
                    <w:del w:id="1874" w:author="Matt Lyon" w:date="2020-11-03T15:09:00Z"/>
                    <w:rFonts w:cstheme="minorHAnsi"/>
                    <w:sz w:val="20"/>
                    <w:szCs w:val="20"/>
                  </w:rPr>
                </w:rPrChange>
              </w:rPr>
            </w:pPr>
            <w:del w:id="1875" w:author="Matt Lyon" w:date="2020-11-03T15:09:00Z">
              <w:r w:rsidRPr="00EC5064" w:rsidDel="00260A60">
                <w:rPr>
                  <w:rFonts w:ascii="Calibri" w:hAnsi="Calibri" w:cs="Calibri"/>
                  <w:sz w:val="22"/>
                  <w:szCs w:val="22"/>
                  <w:rPrChange w:id="1876" w:author="Matt Lyon" w:date="2020-10-26T16:50:00Z">
                    <w:rPr>
                      <w:rFonts w:cstheme="minorHAnsi"/>
                      <w:sz w:val="20"/>
                      <w:szCs w:val="20"/>
                    </w:rPr>
                  </w:rPrChange>
                </w:rPr>
                <w:delText>ML (Adanet)</w:delText>
              </w:r>
            </w:del>
          </w:p>
        </w:tc>
        <w:tc>
          <w:tcPr>
            <w:tcW w:w="1847" w:type="dxa"/>
          </w:tcPr>
          <w:p w14:paraId="3AF4E2AE" w14:textId="78472397" w:rsidR="00506A18" w:rsidRPr="00EC5064" w:rsidDel="00260A60" w:rsidRDefault="000251FD" w:rsidP="00CB1A99">
            <w:pPr>
              <w:jc w:val="center"/>
              <w:rPr>
                <w:del w:id="1877" w:author="Matt Lyon" w:date="2020-11-03T15:09:00Z"/>
                <w:rFonts w:ascii="Calibri" w:hAnsi="Calibri" w:cs="Calibri"/>
                <w:sz w:val="22"/>
                <w:szCs w:val="22"/>
                <w:lang w:val="en-US"/>
                <w:rPrChange w:id="1878" w:author="Matt Lyon" w:date="2020-10-26T16:50:00Z">
                  <w:rPr>
                    <w:del w:id="1879" w:author="Matt Lyon" w:date="2020-11-03T15:09:00Z"/>
                    <w:rFonts w:cstheme="minorHAnsi"/>
                    <w:sz w:val="20"/>
                    <w:szCs w:val="20"/>
                    <w:lang w:val="en-US"/>
                  </w:rPr>
                </w:rPrChange>
              </w:rPr>
            </w:pPr>
            <w:del w:id="1880" w:author="Matt Lyon" w:date="2020-11-03T15:09:00Z">
              <w:r w:rsidRPr="00EC5064" w:rsidDel="00260A60">
                <w:rPr>
                  <w:rFonts w:ascii="Calibri" w:hAnsi="Calibri" w:cs="Calibri"/>
                  <w:sz w:val="22"/>
                  <w:szCs w:val="22"/>
                  <w:lang w:val="en-US"/>
                  <w:rPrChange w:id="1881" w:author="Matt Lyon" w:date="2020-10-26T16:50:00Z">
                    <w:rPr>
                      <w:rFonts w:cstheme="minorHAnsi"/>
                      <w:sz w:val="20"/>
                      <w:szCs w:val="20"/>
                      <w:lang w:val="en-US"/>
                    </w:rPr>
                  </w:rPrChange>
                </w:rPr>
                <w:delText>0.68 (0.62-0.75)</w:delText>
              </w:r>
            </w:del>
          </w:p>
        </w:tc>
        <w:tc>
          <w:tcPr>
            <w:tcW w:w="1407" w:type="dxa"/>
          </w:tcPr>
          <w:p w14:paraId="5FA90F4A" w14:textId="5358A09B" w:rsidR="00506A18" w:rsidRPr="00EC5064" w:rsidDel="00260A60" w:rsidRDefault="000251FD" w:rsidP="00CB1A99">
            <w:pPr>
              <w:jc w:val="center"/>
              <w:rPr>
                <w:del w:id="1882" w:author="Matt Lyon" w:date="2020-11-03T15:09:00Z"/>
                <w:rFonts w:ascii="Calibri" w:hAnsi="Calibri" w:cs="Calibri"/>
                <w:sz w:val="22"/>
                <w:szCs w:val="22"/>
                <w:rPrChange w:id="1883" w:author="Matt Lyon" w:date="2020-10-26T16:50:00Z">
                  <w:rPr>
                    <w:del w:id="1884" w:author="Matt Lyon" w:date="2020-11-03T15:09:00Z"/>
                    <w:rFonts w:cstheme="minorHAnsi"/>
                    <w:sz w:val="20"/>
                    <w:szCs w:val="20"/>
                  </w:rPr>
                </w:rPrChange>
              </w:rPr>
            </w:pPr>
            <w:del w:id="1885" w:author="Matt Lyon" w:date="2020-11-03T15:09:00Z">
              <w:r w:rsidRPr="00EC5064" w:rsidDel="00260A60">
                <w:rPr>
                  <w:rFonts w:ascii="Calibri" w:hAnsi="Calibri" w:cs="Calibri"/>
                  <w:sz w:val="22"/>
                  <w:szCs w:val="22"/>
                  <w:rPrChange w:id="1886" w:author="Matt Lyon" w:date="2020-10-26T16:50:00Z">
                    <w:rPr>
                      <w:rFonts w:cstheme="minorHAnsi"/>
                      <w:sz w:val="20"/>
                      <w:szCs w:val="20"/>
                    </w:rPr>
                  </w:rPrChange>
                </w:rPr>
                <w:delText>21 (30.9%)</w:delText>
              </w:r>
            </w:del>
          </w:p>
        </w:tc>
        <w:tc>
          <w:tcPr>
            <w:tcW w:w="1819" w:type="dxa"/>
            <w:gridSpan w:val="2"/>
          </w:tcPr>
          <w:p w14:paraId="73BC812A" w14:textId="53D83A12" w:rsidR="00506A18" w:rsidRPr="00EC5064" w:rsidDel="00260A60" w:rsidRDefault="00506A18" w:rsidP="00CB1A99">
            <w:pPr>
              <w:jc w:val="center"/>
              <w:rPr>
                <w:del w:id="1887" w:author="Matt Lyon" w:date="2020-11-03T15:09:00Z"/>
                <w:rFonts w:ascii="Calibri" w:hAnsi="Calibri" w:cs="Calibri"/>
                <w:sz w:val="22"/>
                <w:szCs w:val="22"/>
                <w:lang w:val="en-US"/>
                <w:rPrChange w:id="1888" w:author="Matt Lyon" w:date="2020-10-26T16:50:00Z">
                  <w:rPr>
                    <w:del w:id="1889" w:author="Matt Lyon" w:date="2020-11-03T15:09:00Z"/>
                    <w:rFonts w:cstheme="minorHAnsi"/>
                    <w:sz w:val="20"/>
                    <w:szCs w:val="20"/>
                    <w:lang w:val="en-US"/>
                  </w:rPr>
                </w:rPrChange>
              </w:rPr>
            </w:pPr>
            <w:del w:id="1890" w:author="Matt Lyon" w:date="2020-11-03T15:09:00Z">
              <w:r w:rsidRPr="00EC5064" w:rsidDel="00260A60">
                <w:rPr>
                  <w:rFonts w:ascii="Calibri" w:hAnsi="Calibri" w:cs="Calibri"/>
                  <w:sz w:val="22"/>
                  <w:szCs w:val="22"/>
                  <w:lang w:val="en-US"/>
                  <w:rPrChange w:id="1891" w:author="Matt Lyon" w:date="2020-10-26T16:50:00Z">
                    <w:rPr>
                      <w:rFonts w:cstheme="minorHAnsi"/>
                      <w:sz w:val="20"/>
                      <w:szCs w:val="20"/>
                      <w:lang w:val="en-US"/>
                    </w:rPr>
                  </w:rPrChange>
                </w:rPr>
                <w:delText>0.71</w:delText>
              </w:r>
              <w:r w:rsidR="000251FD" w:rsidRPr="00EC5064" w:rsidDel="00260A60">
                <w:rPr>
                  <w:rFonts w:ascii="Calibri" w:hAnsi="Calibri" w:cs="Calibri"/>
                  <w:sz w:val="22"/>
                  <w:szCs w:val="22"/>
                  <w:lang w:val="en-US"/>
                  <w:rPrChange w:id="1892" w:author="Matt Lyon" w:date="2020-10-26T16:50:00Z">
                    <w:rPr>
                      <w:rFonts w:cstheme="minorHAnsi"/>
                      <w:sz w:val="20"/>
                      <w:szCs w:val="20"/>
                      <w:lang w:val="en-US"/>
                    </w:rPr>
                  </w:rPrChange>
                </w:rPr>
                <w:delText xml:space="preserve"> (0.64-0.78)</w:delText>
              </w:r>
            </w:del>
          </w:p>
        </w:tc>
        <w:tc>
          <w:tcPr>
            <w:tcW w:w="1490" w:type="dxa"/>
          </w:tcPr>
          <w:p w14:paraId="21B42F0E" w14:textId="7ED2A1DE" w:rsidR="00506A18" w:rsidRPr="00EC5064" w:rsidDel="00260A60" w:rsidRDefault="000251FD" w:rsidP="00CB1A99">
            <w:pPr>
              <w:jc w:val="center"/>
              <w:rPr>
                <w:del w:id="1893" w:author="Matt Lyon" w:date="2020-11-03T15:09:00Z"/>
                <w:rFonts w:ascii="Calibri" w:hAnsi="Calibri" w:cs="Calibri"/>
                <w:sz w:val="22"/>
                <w:szCs w:val="22"/>
                <w:rPrChange w:id="1894" w:author="Matt Lyon" w:date="2020-10-26T16:50:00Z">
                  <w:rPr>
                    <w:del w:id="1895" w:author="Matt Lyon" w:date="2020-11-03T15:09:00Z"/>
                    <w:rFonts w:cstheme="minorHAnsi"/>
                    <w:sz w:val="20"/>
                    <w:szCs w:val="20"/>
                  </w:rPr>
                </w:rPrChange>
              </w:rPr>
            </w:pPr>
            <w:del w:id="1896" w:author="Matt Lyon" w:date="2020-11-03T15:09:00Z">
              <w:r w:rsidRPr="00EC5064" w:rsidDel="00260A60">
                <w:rPr>
                  <w:rFonts w:ascii="Calibri" w:hAnsi="Calibri" w:cs="Calibri"/>
                  <w:sz w:val="22"/>
                  <w:szCs w:val="22"/>
                  <w:rPrChange w:id="1897" w:author="Matt Lyon" w:date="2020-10-26T16:50:00Z">
                    <w:rPr>
                      <w:rFonts w:cstheme="minorHAnsi"/>
                      <w:sz w:val="20"/>
                      <w:szCs w:val="20"/>
                    </w:rPr>
                  </w:rPrChange>
                </w:rPr>
                <w:delText>22(41.5%)</w:delText>
              </w:r>
            </w:del>
          </w:p>
        </w:tc>
        <w:tc>
          <w:tcPr>
            <w:tcW w:w="851" w:type="dxa"/>
          </w:tcPr>
          <w:p w14:paraId="187DFD3C" w14:textId="0D824C3D" w:rsidR="00506A18" w:rsidRPr="00EC5064" w:rsidDel="00260A60" w:rsidRDefault="000251FD" w:rsidP="00CB1A99">
            <w:pPr>
              <w:jc w:val="center"/>
              <w:rPr>
                <w:del w:id="1898" w:author="Matt Lyon" w:date="2020-11-03T15:09:00Z"/>
                <w:rFonts w:ascii="Calibri" w:hAnsi="Calibri" w:cs="Calibri"/>
                <w:sz w:val="22"/>
                <w:szCs w:val="22"/>
                <w:lang w:val="en-US"/>
                <w:rPrChange w:id="1899" w:author="Matt Lyon" w:date="2020-10-26T16:50:00Z">
                  <w:rPr>
                    <w:del w:id="1900" w:author="Matt Lyon" w:date="2020-11-03T15:09:00Z"/>
                    <w:rFonts w:cstheme="minorHAnsi"/>
                    <w:sz w:val="20"/>
                    <w:szCs w:val="20"/>
                    <w:lang w:val="en-US"/>
                  </w:rPr>
                </w:rPrChange>
              </w:rPr>
            </w:pPr>
            <w:del w:id="1901" w:author="Matt Lyon" w:date="2020-11-03T15:09:00Z">
              <w:r w:rsidRPr="00EC5064" w:rsidDel="00260A60">
                <w:rPr>
                  <w:rFonts w:ascii="Calibri" w:hAnsi="Calibri" w:cs="Calibri"/>
                  <w:sz w:val="22"/>
                  <w:szCs w:val="22"/>
                  <w:lang w:val="en-US"/>
                  <w:rPrChange w:id="1902" w:author="Matt Lyon" w:date="2020-10-26T16:50:00Z">
                    <w:rPr>
                      <w:rFonts w:cstheme="minorHAnsi"/>
                      <w:sz w:val="20"/>
                      <w:szCs w:val="20"/>
                      <w:lang w:val="en-US"/>
                    </w:rPr>
                  </w:rPrChange>
                </w:rPr>
                <w:delText>0.1014</w:delText>
              </w:r>
            </w:del>
          </w:p>
        </w:tc>
        <w:tc>
          <w:tcPr>
            <w:tcW w:w="1842" w:type="dxa"/>
          </w:tcPr>
          <w:p w14:paraId="3468B5C6" w14:textId="1C752EE2" w:rsidR="00506A18" w:rsidRPr="00EC5064" w:rsidDel="00260A60" w:rsidRDefault="00506A18" w:rsidP="00CB1A99">
            <w:pPr>
              <w:jc w:val="center"/>
              <w:rPr>
                <w:del w:id="1903" w:author="Matt Lyon" w:date="2020-11-03T15:09:00Z"/>
                <w:rFonts w:ascii="Calibri" w:hAnsi="Calibri" w:cs="Calibri"/>
                <w:sz w:val="22"/>
                <w:szCs w:val="22"/>
                <w:lang w:val="en-US"/>
                <w:rPrChange w:id="1904" w:author="Matt Lyon" w:date="2020-10-26T16:50:00Z">
                  <w:rPr>
                    <w:del w:id="1905" w:author="Matt Lyon" w:date="2020-11-03T15:09:00Z"/>
                    <w:rFonts w:cstheme="minorHAnsi"/>
                    <w:sz w:val="20"/>
                    <w:szCs w:val="20"/>
                    <w:lang w:val="en-US"/>
                  </w:rPr>
                </w:rPrChange>
              </w:rPr>
            </w:pPr>
            <w:del w:id="1906" w:author="Matt Lyon" w:date="2020-11-03T15:09:00Z">
              <w:r w:rsidRPr="00EC5064" w:rsidDel="00260A60">
                <w:rPr>
                  <w:rFonts w:ascii="Calibri" w:hAnsi="Calibri" w:cs="Calibri"/>
                  <w:sz w:val="22"/>
                  <w:szCs w:val="22"/>
                  <w:lang w:val="en-US"/>
                  <w:rPrChange w:id="1907" w:author="Matt Lyon" w:date="2020-10-26T16:50:00Z">
                    <w:rPr>
                      <w:rFonts w:cstheme="minorHAnsi"/>
                      <w:sz w:val="20"/>
                      <w:szCs w:val="20"/>
                      <w:lang w:val="en-US"/>
                    </w:rPr>
                  </w:rPrChange>
                </w:rPr>
                <w:delText>0.68</w:delText>
              </w:r>
              <w:r w:rsidR="000251FD" w:rsidRPr="00EC5064" w:rsidDel="00260A60">
                <w:rPr>
                  <w:rFonts w:ascii="Calibri" w:hAnsi="Calibri" w:cs="Calibri"/>
                  <w:sz w:val="22"/>
                  <w:szCs w:val="22"/>
                  <w:lang w:val="en-US"/>
                  <w:rPrChange w:id="1908" w:author="Matt Lyon" w:date="2020-10-26T16:50:00Z">
                    <w:rPr>
                      <w:rFonts w:cstheme="minorHAnsi"/>
                      <w:sz w:val="20"/>
                      <w:szCs w:val="20"/>
                      <w:lang w:val="en-US"/>
                    </w:rPr>
                  </w:rPrChange>
                </w:rPr>
                <w:delText xml:space="preserve"> (0.60-0.76)</w:delText>
              </w:r>
            </w:del>
          </w:p>
        </w:tc>
        <w:tc>
          <w:tcPr>
            <w:tcW w:w="1606" w:type="dxa"/>
          </w:tcPr>
          <w:p w14:paraId="301231A4" w14:textId="151FC12F" w:rsidR="00506A18" w:rsidRPr="00EC5064" w:rsidDel="00260A60" w:rsidRDefault="000251FD" w:rsidP="00CB1A99">
            <w:pPr>
              <w:jc w:val="center"/>
              <w:rPr>
                <w:del w:id="1909" w:author="Matt Lyon" w:date="2020-11-03T15:09:00Z"/>
                <w:rFonts w:ascii="Calibri" w:hAnsi="Calibri" w:cs="Calibri"/>
                <w:sz w:val="22"/>
                <w:szCs w:val="22"/>
                <w:rPrChange w:id="1910" w:author="Matt Lyon" w:date="2020-10-26T16:50:00Z">
                  <w:rPr>
                    <w:del w:id="1911" w:author="Matt Lyon" w:date="2020-11-03T15:09:00Z"/>
                    <w:rFonts w:cstheme="minorHAnsi"/>
                    <w:sz w:val="20"/>
                    <w:szCs w:val="20"/>
                  </w:rPr>
                </w:rPrChange>
              </w:rPr>
            </w:pPr>
            <w:del w:id="1912" w:author="Matt Lyon" w:date="2020-11-03T15:09:00Z">
              <w:r w:rsidRPr="00EC5064" w:rsidDel="00260A60">
                <w:rPr>
                  <w:rFonts w:ascii="Calibri" w:hAnsi="Calibri" w:cs="Calibri"/>
                  <w:sz w:val="22"/>
                  <w:szCs w:val="22"/>
                  <w:rPrChange w:id="1913" w:author="Matt Lyon" w:date="2020-10-26T16:50:00Z">
                    <w:rPr>
                      <w:rFonts w:cstheme="minorHAnsi"/>
                      <w:sz w:val="20"/>
                      <w:szCs w:val="20"/>
                    </w:rPr>
                  </w:rPrChange>
                </w:rPr>
                <w:delText>17 (30.9%)</w:delText>
              </w:r>
            </w:del>
          </w:p>
        </w:tc>
        <w:tc>
          <w:tcPr>
            <w:tcW w:w="946" w:type="dxa"/>
          </w:tcPr>
          <w:p w14:paraId="450729B5" w14:textId="6A12322C" w:rsidR="00506A18" w:rsidRPr="00EC5064" w:rsidDel="00260A60" w:rsidRDefault="000251FD" w:rsidP="00CB1A99">
            <w:pPr>
              <w:jc w:val="center"/>
              <w:rPr>
                <w:del w:id="1914" w:author="Matt Lyon" w:date="2020-11-03T15:09:00Z"/>
                <w:rFonts w:ascii="Calibri" w:hAnsi="Calibri" w:cs="Calibri"/>
                <w:sz w:val="22"/>
                <w:szCs w:val="22"/>
                <w:rPrChange w:id="1915" w:author="Matt Lyon" w:date="2020-10-26T16:50:00Z">
                  <w:rPr>
                    <w:del w:id="1916" w:author="Matt Lyon" w:date="2020-11-03T15:09:00Z"/>
                    <w:rFonts w:cstheme="minorHAnsi"/>
                    <w:sz w:val="20"/>
                    <w:szCs w:val="20"/>
                  </w:rPr>
                </w:rPrChange>
              </w:rPr>
            </w:pPr>
            <w:del w:id="1917" w:author="Matt Lyon" w:date="2020-11-03T15:09:00Z">
              <w:r w:rsidRPr="00EC5064" w:rsidDel="00260A60">
                <w:rPr>
                  <w:rFonts w:ascii="Calibri" w:hAnsi="Calibri" w:cs="Calibri"/>
                  <w:sz w:val="22"/>
                  <w:szCs w:val="22"/>
                  <w:rPrChange w:id="1918" w:author="Matt Lyon" w:date="2020-10-26T16:50:00Z">
                    <w:rPr>
                      <w:rFonts w:cstheme="minorHAnsi"/>
                      <w:sz w:val="20"/>
                      <w:szCs w:val="20"/>
                    </w:rPr>
                  </w:rPrChange>
                </w:rPr>
                <w:delText>0.9347</w:delText>
              </w:r>
            </w:del>
          </w:p>
        </w:tc>
      </w:tr>
      <w:tr w:rsidR="00506A18" w:rsidRPr="00EC5064" w:rsidDel="00260A60" w14:paraId="35A9B3FE" w14:textId="6A3F1370" w:rsidTr="0087256D">
        <w:trPr>
          <w:del w:id="1919" w:author="Matt Lyon" w:date="2020-11-03T15:09:00Z"/>
        </w:trPr>
        <w:tc>
          <w:tcPr>
            <w:tcW w:w="2076" w:type="dxa"/>
          </w:tcPr>
          <w:p w14:paraId="7C212C44" w14:textId="077C20DD" w:rsidR="00506A18" w:rsidRPr="00EC5064" w:rsidDel="00260A60" w:rsidRDefault="00506A18" w:rsidP="00D2250D">
            <w:pPr>
              <w:rPr>
                <w:del w:id="1920" w:author="Matt Lyon" w:date="2020-11-03T15:09:00Z"/>
                <w:rFonts w:ascii="Calibri" w:hAnsi="Calibri" w:cs="Calibri"/>
                <w:sz w:val="22"/>
                <w:szCs w:val="22"/>
                <w:rPrChange w:id="1921" w:author="Matt Lyon" w:date="2020-10-26T16:50:00Z">
                  <w:rPr>
                    <w:del w:id="1922" w:author="Matt Lyon" w:date="2020-11-03T15:09:00Z"/>
                    <w:rFonts w:cstheme="minorHAnsi"/>
                    <w:sz w:val="20"/>
                    <w:szCs w:val="20"/>
                  </w:rPr>
                </w:rPrChange>
              </w:rPr>
            </w:pPr>
            <w:del w:id="1923" w:author="Matt Lyon" w:date="2020-11-03T15:09:00Z">
              <w:r w:rsidRPr="00EC5064" w:rsidDel="00260A60">
                <w:rPr>
                  <w:rFonts w:ascii="Calibri" w:hAnsi="Calibri" w:cs="Calibri"/>
                  <w:sz w:val="22"/>
                  <w:szCs w:val="22"/>
                  <w:rPrChange w:id="1924" w:author="Matt Lyon" w:date="2020-10-26T16:50:00Z">
                    <w:rPr>
                      <w:rFonts w:cstheme="minorHAnsi"/>
                      <w:sz w:val="20"/>
                      <w:szCs w:val="20"/>
                    </w:rPr>
                  </w:rPrChange>
                </w:rPr>
                <w:delText>p-value**</w:delText>
              </w:r>
            </w:del>
          </w:p>
        </w:tc>
        <w:tc>
          <w:tcPr>
            <w:tcW w:w="1847" w:type="dxa"/>
          </w:tcPr>
          <w:p w14:paraId="1FAC1A7A" w14:textId="2E87D961" w:rsidR="00506A18" w:rsidRPr="00EC5064" w:rsidDel="00260A60" w:rsidRDefault="000251FD" w:rsidP="00CB1A99">
            <w:pPr>
              <w:jc w:val="center"/>
              <w:rPr>
                <w:del w:id="1925" w:author="Matt Lyon" w:date="2020-11-03T15:09:00Z"/>
                <w:rFonts w:ascii="Calibri" w:hAnsi="Calibri" w:cs="Calibri"/>
                <w:sz w:val="22"/>
                <w:szCs w:val="22"/>
                <w:lang w:val="en-US"/>
                <w:rPrChange w:id="1926" w:author="Matt Lyon" w:date="2020-10-26T16:50:00Z">
                  <w:rPr>
                    <w:del w:id="1927" w:author="Matt Lyon" w:date="2020-11-03T15:09:00Z"/>
                    <w:rFonts w:cstheme="minorHAnsi"/>
                    <w:sz w:val="20"/>
                    <w:szCs w:val="20"/>
                    <w:lang w:val="en-US"/>
                  </w:rPr>
                </w:rPrChange>
              </w:rPr>
            </w:pPr>
            <w:del w:id="1928" w:author="Matt Lyon" w:date="2020-11-03T15:09:00Z">
              <w:r w:rsidRPr="00EC5064" w:rsidDel="00260A60">
                <w:rPr>
                  <w:rFonts w:ascii="Calibri" w:hAnsi="Calibri" w:cs="Calibri"/>
                  <w:sz w:val="22"/>
                  <w:szCs w:val="22"/>
                  <w:lang w:val="en-US"/>
                  <w:rPrChange w:id="1929" w:author="Matt Lyon" w:date="2020-10-26T16:50:00Z">
                    <w:rPr>
                      <w:rFonts w:cstheme="minorHAnsi"/>
                      <w:sz w:val="20"/>
                      <w:szCs w:val="20"/>
                      <w:lang w:val="en-US"/>
                    </w:rPr>
                  </w:rPrChange>
                </w:rPr>
                <w:delText>0.5399</w:delText>
              </w:r>
            </w:del>
          </w:p>
        </w:tc>
        <w:tc>
          <w:tcPr>
            <w:tcW w:w="1407" w:type="dxa"/>
          </w:tcPr>
          <w:p w14:paraId="288071D8" w14:textId="2CAB3681" w:rsidR="00506A18" w:rsidRPr="00EC5064" w:rsidDel="00260A60" w:rsidRDefault="00506A18" w:rsidP="00CB1A99">
            <w:pPr>
              <w:jc w:val="center"/>
              <w:rPr>
                <w:del w:id="1930" w:author="Matt Lyon" w:date="2020-11-03T15:09:00Z"/>
                <w:rFonts w:ascii="Calibri" w:hAnsi="Calibri" w:cs="Calibri"/>
                <w:sz w:val="22"/>
                <w:szCs w:val="22"/>
                <w:rPrChange w:id="1931" w:author="Matt Lyon" w:date="2020-10-26T16:50:00Z">
                  <w:rPr>
                    <w:del w:id="1932" w:author="Matt Lyon" w:date="2020-11-03T15:09:00Z"/>
                    <w:rFonts w:cstheme="minorHAnsi"/>
                    <w:sz w:val="20"/>
                    <w:szCs w:val="20"/>
                  </w:rPr>
                </w:rPrChange>
              </w:rPr>
            </w:pPr>
          </w:p>
        </w:tc>
        <w:tc>
          <w:tcPr>
            <w:tcW w:w="1819" w:type="dxa"/>
            <w:gridSpan w:val="2"/>
          </w:tcPr>
          <w:p w14:paraId="629C35CC" w14:textId="7FCFA8DF" w:rsidR="00506A18" w:rsidRPr="00EC5064" w:rsidDel="00260A60" w:rsidRDefault="000251FD" w:rsidP="00CB1A99">
            <w:pPr>
              <w:jc w:val="center"/>
              <w:rPr>
                <w:del w:id="1933" w:author="Matt Lyon" w:date="2020-11-03T15:09:00Z"/>
                <w:rFonts w:ascii="Calibri" w:hAnsi="Calibri" w:cs="Calibri"/>
                <w:sz w:val="22"/>
                <w:szCs w:val="22"/>
                <w:lang w:val="en-US"/>
                <w:rPrChange w:id="1934" w:author="Matt Lyon" w:date="2020-10-26T16:50:00Z">
                  <w:rPr>
                    <w:del w:id="1935" w:author="Matt Lyon" w:date="2020-11-03T15:09:00Z"/>
                    <w:rFonts w:cstheme="minorHAnsi"/>
                    <w:sz w:val="20"/>
                    <w:szCs w:val="20"/>
                    <w:lang w:val="en-US"/>
                  </w:rPr>
                </w:rPrChange>
              </w:rPr>
            </w:pPr>
            <w:del w:id="1936" w:author="Matt Lyon" w:date="2020-11-03T15:09:00Z">
              <w:r w:rsidRPr="00EC5064" w:rsidDel="00260A60">
                <w:rPr>
                  <w:rFonts w:ascii="Calibri" w:hAnsi="Calibri" w:cs="Calibri"/>
                  <w:sz w:val="22"/>
                  <w:szCs w:val="22"/>
                  <w:lang w:val="en-US"/>
                  <w:rPrChange w:id="1937" w:author="Matt Lyon" w:date="2020-10-26T16:50:00Z">
                    <w:rPr>
                      <w:rFonts w:cstheme="minorHAnsi"/>
                      <w:sz w:val="20"/>
                      <w:szCs w:val="20"/>
                      <w:lang w:val="en-US"/>
                    </w:rPr>
                  </w:rPrChange>
                </w:rPr>
                <w:delText>0.6758</w:delText>
              </w:r>
            </w:del>
          </w:p>
        </w:tc>
        <w:tc>
          <w:tcPr>
            <w:tcW w:w="1490" w:type="dxa"/>
          </w:tcPr>
          <w:p w14:paraId="1DC8B425" w14:textId="5C8E5FBB" w:rsidR="00506A18" w:rsidRPr="00EC5064" w:rsidDel="00260A60" w:rsidRDefault="00506A18" w:rsidP="00CB1A99">
            <w:pPr>
              <w:jc w:val="center"/>
              <w:rPr>
                <w:del w:id="1938" w:author="Matt Lyon" w:date="2020-11-03T15:09:00Z"/>
                <w:rFonts w:ascii="Calibri" w:hAnsi="Calibri" w:cs="Calibri"/>
                <w:sz w:val="22"/>
                <w:szCs w:val="22"/>
                <w:rPrChange w:id="1939" w:author="Matt Lyon" w:date="2020-10-26T16:50:00Z">
                  <w:rPr>
                    <w:del w:id="1940" w:author="Matt Lyon" w:date="2020-11-03T15:09:00Z"/>
                    <w:rFonts w:cstheme="minorHAnsi"/>
                    <w:sz w:val="20"/>
                    <w:szCs w:val="20"/>
                  </w:rPr>
                </w:rPrChange>
              </w:rPr>
            </w:pPr>
          </w:p>
        </w:tc>
        <w:tc>
          <w:tcPr>
            <w:tcW w:w="851" w:type="dxa"/>
          </w:tcPr>
          <w:p w14:paraId="37B3AB89" w14:textId="5CFB785A" w:rsidR="00506A18" w:rsidRPr="00EC5064" w:rsidDel="00260A60" w:rsidRDefault="00506A18" w:rsidP="00CB1A99">
            <w:pPr>
              <w:jc w:val="center"/>
              <w:rPr>
                <w:del w:id="1941" w:author="Matt Lyon" w:date="2020-11-03T15:09:00Z"/>
                <w:rFonts w:ascii="Calibri" w:hAnsi="Calibri" w:cs="Calibri"/>
                <w:sz w:val="22"/>
                <w:szCs w:val="22"/>
                <w:lang w:val="en-US"/>
                <w:rPrChange w:id="1942" w:author="Matt Lyon" w:date="2020-10-26T16:50:00Z">
                  <w:rPr>
                    <w:del w:id="1943" w:author="Matt Lyon" w:date="2020-11-03T15:09:00Z"/>
                    <w:rFonts w:cstheme="minorHAnsi"/>
                    <w:sz w:val="20"/>
                    <w:szCs w:val="20"/>
                    <w:lang w:val="en-US"/>
                  </w:rPr>
                </w:rPrChange>
              </w:rPr>
            </w:pPr>
          </w:p>
        </w:tc>
        <w:tc>
          <w:tcPr>
            <w:tcW w:w="1842" w:type="dxa"/>
          </w:tcPr>
          <w:p w14:paraId="02C8742D" w14:textId="0E1268D9" w:rsidR="00506A18" w:rsidRPr="00EC5064" w:rsidDel="00260A60" w:rsidRDefault="000251FD" w:rsidP="00CB1A99">
            <w:pPr>
              <w:jc w:val="center"/>
              <w:rPr>
                <w:del w:id="1944" w:author="Matt Lyon" w:date="2020-11-03T15:09:00Z"/>
                <w:rFonts w:ascii="Calibri" w:hAnsi="Calibri" w:cs="Calibri"/>
                <w:sz w:val="22"/>
                <w:szCs w:val="22"/>
                <w:lang w:val="en-US"/>
                <w:rPrChange w:id="1945" w:author="Matt Lyon" w:date="2020-10-26T16:50:00Z">
                  <w:rPr>
                    <w:del w:id="1946" w:author="Matt Lyon" w:date="2020-11-03T15:09:00Z"/>
                    <w:rFonts w:cstheme="minorHAnsi"/>
                    <w:sz w:val="20"/>
                    <w:szCs w:val="20"/>
                    <w:lang w:val="en-US"/>
                  </w:rPr>
                </w:rPrChange>
              </w:rPr>
            </w:pPr>
            <w:del w:id="1947" w:author="Matt Lyon" w:date="2020-11-03T15:09:00Z">
              <w:r w:rsidRPr="00EC5064" w:rsidDel="00260A60">
                <w:rPr>
                  <w:rFonts w:ascii="Calibri" w:hAnsi="Calibri" w:cs="Calibri"/>
                  <w:sz w:val="22"/>
                  <w:szCs w:val="22"/>
                  <w:lang w:val="en-US"/>
                  <w:rPrChange w:id="1948" w:author="Matt Lyon" w:date="2020-10-26T16:50:00Z">
                    <w:rPr>
                      <w:rFonts w:cstheme="minorHAnsi"/>
                      <w:sz w:val="20"/>
                      <w:szCs w:val="20"/>
                      <w:lang w:val="en-US"/>
                    </w:rPr>
                  </w:rPrChange>
                </w:rPr>
                <w:delText>0.8393</w:delText>
              </w:r>
            </w:del>
          </w:p>
        </w:tc>
        <w:tc>
          <w:tcPr>
            <w:tcW w:w="1606" w:type="dxa"/>
          </w:tcPr>
          <w:p w14:paraId="5F1D87CF" w14:textId="734D13DC" w:rsidR="00506A18" w:rsidRPr="00EC5064" w:rsidDel="00260A60" w:rsidRDefault="00506A18" w:rsidP="00CB1A99">
            <w:pPr>
              <w:jc w:val="center"/>
              <w:rPr>
                <w:del w:id="1949" w:author="Matt Lyon" w:date="2020-11-03T15:09:00Z"/>
                <w:rFonts w:ascii="Calibri" w:hAnsi="Calibri" w:cs="Calibri"/>
                <w:sz w:val="22"/>
                <w:szCs w:val="22"/>
                <w:rPrChange w:id="1950" w:author="Matt Lyon" w:date="2020-10-26T16:50:00Z">
                  <w:rPr>
                    <w:del w:id="1951" w:author="Matt Lyon" w:date="2020-11-03T15:09:00Z"/>
                    <w:rFonts w:cstheme="minorHAnsi"/>
                    <w:sz w:val="20"/>
                    <w:szCs w:val="20"/>
                  </w:rPr>
                </w:rPrChange>
              </w:rPr>
            </w:pPr>
          </w:p>
        </w:tc>
        <w:tc>
          <w:tcPr>
            <w:tcW w:w="946" w:type="dxa"/>
          </w:tcPr>
          <w:p w14:paraId="0AF00984" w14:textId="6EFFE69D" w:rsidR="00506A18" w:rsidRPr="00EC5064" w:rsidDel="00260A60" w:rsidRDefault="00506A18" w:rsidP="00CB1A99">
            <w:pPr>
              <w:jc w:val="center"/>
              <w:rPr>
                <w:del w:id="1952" w:author="Matt Lyon" w:date="2020-11-03T15:09:00Z"/>
                <w:rFonts w:ascii="Calibri" w:hAnsi="Calibri" w:cs="Calibri"/>
                <w:sz w:val="22"/>
                <w:szCs w:val="22"/>
                <w:rPrChange w:id="1953" w:author="Matt Lyon" w:date="2020-10-26T16:50:00Z">
                  <w:rPr>
                    <w:del w:id="1954" w:author="Matt Lyon" w:date="2020-11-03T15:09:00Z"/>
                    <w:rFonts w:cstheme="minorHAnsi"/>
                    <w:sz w:val="20"/>
                    <w:szCs w:val="20"/>
                  </w:rPr>
                </w:rPrChange>
              </w:rPr>
            </w:pPr>
          </w:p>
        </w:tc>
      </w:tr>
      <w:tr w:rsidR="00506A18" w:rsidRPr="00EC5064" w:rsidDel="00260A60" w14:paraId="01972F65" w14:textId="2E6632D1" w:rsidTr="00932424">
        <w:trPr>
          <w:del w:id="1955" w:author="Matt Lyon" w:date="2020-11-03T15:09:00Z"/>
        </w:trPr>
        <w:tc>
          <w:tcPr>
            <w:tcW w:w="13884" w:type="dxa"/>
            <w:gridSpan w:val="10"/>
          </w:tcPr>
          <w:p w14:paraId="4A6AE31A" w14:textId="06F63544" w:rsidR="00506A18" w:rsidRPr="00EC5064" w:rsidDel="00260A60" w:rsidRDefault="00506A18" w:rsidP="00B147AA">
            <w:pPr>
              <w:rPr>
                <w:del w:id="1956" w:author="Matt Lyon" w:date="2020-11-03T15:09:00Z"/>
                <w:rFonts w:ascii="Calibri" w:hAnsi="Calibri" w:cs="Calibri"/>
                <w:b/>
                <w:sz w:val="22"/>
                <w:szCs w:val="22"/>
                <w:rPrChange w:id="1957" w:author="Matt Lyon" w:date="2020-10-26T16:50:00Z">
                  <w:rPr>
                    <w:del w:id="1958" w:author="Matt Lyon" w:date="2020-11-03T15:09:00Z"/>
                    <w:rFonts w:cstheme="minorHAnsi"/>
                    <w:b/>
                    <w:sz w:val="20"/>
                    <w:szCs w:val="20"/>
                  </w:rPr>
                </w:rPrChange>
              </w:rPr>
            </w:pPr>
            <w:del w:id="1959" w:author="Matt Lyon" w:date="2020-11-03T15:09:00Z">
              <w:r w:rsidRPr="00EC5064" w:rsidDel="00260A60">
                <w:rPr>
                  <w:rFonts w:ascii="Calibri" w:hAnsi="Calibri" w:cs="Calibri"/>
                  <w:b/>
                  <w:sz w:val="22"/>
                  <w:szCs w:val="22"/>
                  <w:rPrChange w:id="1960" w:author="Matt Lyon" w:date="2020-10-26T16:50:00Z">
                    <w:rPr>
                      <w:rFonts w:cstheme="minorHAnsi"/>
                      <w:b/>
                      <w:sz w:val="20"/>
                      <w:szCs w:val="20"/>
                    </w:rPr>
                  </w:rPrChange>
                </w:rPr>
                <w:delText>Resuscitation</w:delText>
              </w:r>
            </w:del>
          </w:p>
        </w:tc>
      </w:tr>
      <w:tr w:rsidR="00506A18" w:rsidRPr="00EC5064" w:rsidDel="00260A60" w14:paraId="0E937146" w14:textId="5979CDD9" w:rsidTr="009135AE">
        <w:trPr>
          <w:del w:id="1961" w:author="Matt Lyon" w:date="2020-11-03T15:09:00Z"/>
        </w:trPr>
        <w:tc>
          <w:tcPr>
            <w:tcW w:w="2076" w:type="dxa"/>
          </w:tcPr>
          <w:p w14:paraId="2001EC17" w14:textId="36DBFC18" w:rsidR="00506A18" w:rsidRPr="00EC5064" w:rsidDel="00260A60" w:rsidRDefault="00506A18" w:rsidP="00932424">
            <w:pPr>
              <w:rPr>
                <w:del w:id="1962" w:author="Matt Lyon" w:date="2020-11-03T15:09:00Z"/>
                <w:rFonts w:ascii="Calibri" w:hAnsi="Calibri" w:cs="Calibri"/>
                <w:sz w:val="22"/>
                <w:szCs w:val="22"/>
                <w:rPrChange w:id="1963" w:author="Matt Lyon" w:date="2020-10-26T16:50:00Z">
                  <w:rPr>
                    <w:del w:id="1964" w:author="Matt Lyon" w:date="2020-11-03T15:09:00Z"/>
                    <w:rFonts w:cstheme="minorHAnsi"/>
                    <w:sz w:val="20"/>
                    <w:szCs w:val="20"/>
                  </w:rPr>
                </w:rPrChange>
              </w:rPr>
            </w:pPr>
            <w:del w:id="1965" w:author="Matt Lyon" w:date="2020-11-03T15:09:00Z">
              <w:r w:rsidRPr="00EC5064" w:rsidDel="00260A60">
                <w:rPr>
                  <w:rFonts w:ascii="Calibri" w:hAnsi="Calibri" w:cs="Calibri"/>
                  <w:sz w:val="22"/>
                  <w:szCs w:val="22"/>
                  <w:rPrChange w:id="1966" w:author="Matt Lyon" w:date="2020-10-26T16:50:00Z">
                    <w:rPr>
                      <w:rFonts w:cstheme="minorHAnsi"/>
                      <w:sz w:val="20"/>
                      <w:szCs w:val="20"/>
                    </w:rPr>
                  </w:rPrChange>
                </w:rPr>
                <w:delText>Conventional Analysis</w:delText>
              </w:r>
            </w:del>
          </w:p>
        </w:tc>
        <w:tc>
          <w:tcPr>
            <w:tcW w:w="1847" w:type="dxa"/>
          </w:tcPr>
          <w:p w14:paraId="04CB0341" w14:textId="5DC74869" w:rsidR="00506A18" w:rsidRPr="00EC5064" w:rsidDel="00260A60" w:rsidRDefault="00506A18" w:rsidP="00EE2DA2">
            <w:pPr>
              <w:jc w:val="center"/>
              <w:rPr>
                <w:del w:id="1967" w:author="Matt Lyon" w:date="2020-11-03T15:09:00Z"/>
                <w:rFonts w:ascii="Calibri" w:hAnsi="Calibri" w:cs="Calibri"/>
                <w:sz w:val="22"/>
                <w:szCs w:val="22"/>
                <w:rPrChange w:id="1968" w:author="Matt Lyon" w:date="2020-10-26T16:50:00Z">
                  <w:rPr>
                    <w:del w:id="1969" w:author="Matt Lyon" w:date="2020-11-03T15:09:00Z"/>
                    <w:rFonts w:cstheme="minorHAnsi"/>
                    <w:sz w:val="20"/>
                    <w:szCs w:val="20"/>
                  </w:rPr>
                </w:rPrChange>
              </w:rPr>
            </w:pPr>
            <w:del w:id="1970" w:author="Matt Lyon" w:date="2020-11-03T15:09:00Z">
              <w:r w:rsidRPr="00EC5064" w:rsidDel="00260A60">
                <w:rPr>
                  <w:rFonts w:ascii="Calibri" w:hAnsi="Calibri" w:cs="Calibri"/>
                  <w:sz w:val="22"/>
                  <w:szCs w:val="22"/>
                  <w:rPrChange w:id="1971" w:author="Matt Lyon" w:date="2020-10-26T16:50:00Z">
                    <w:rPr>
                      <w:rFonts w:cstheme="minorHAnsi"/>
                      <w:sz w:val="20"/>
                      <w:szCs w:val="20"/>
                    </w:rPr>
                  </w:rPrChange>
                </w:rPr>
                <w:delText>0.64 (0.61-0.67)</w:delText>
              </w:r>
            </w:del>
          </w:p>
        </w:tc>
        <w:tc>
          <w:tcPr>
            <w:tcW w:w="1430" w:type="dxa"/>
            <w:gridSpan w:val="2"/>
          </w:tcPr>
          <w:p w14:paraId="7B488BDF" w14:textId="2BA8A5DA" w:rsidR="00506A18" w:rsidRPr="00EC5064" w:rsidDel="00260A60" w:rsidRDefault="00506A18" w:rsidP="006917C8">
            <w:pPr>
              <w:rPr>
                <w:del w:id="1972" w:author="Matt Lyon" w:date="2020-11-03T15:09:00Z"/>
                <w:rFonts w:ascii="Calibri" w:hAnsi="Calibri" w:cs="Calibri"/>
                <w:sz w:val="22"/>
                <w:szCs w:val="22"/>
                <w:rPrChange w:id="1973" w:author="Matt Lyon" w:date="2020-10-26T16:50:00Z">
                  <w:rPr>
                    <w:del w:id="1974" w:author="Matt Lyon" w:date="2020-11-03T15:09:00Z"/>
                    <w:rFonts w:cstheme="minorHAnsi"/>
                    <w:sz w:val="20"/>
                    <w:szCs w:val="20"/>
                  </w:rPr>
                </w:rPrChange>
              </w:rPr>
            </w:pPr>
            <w:del w:id="1975" w:author="Matt Lyon" w:date="2020-11-03T15:09:00Z">
              <w:r w:rsidRPr="00EC5064" w:rsidDel="00260A60">
                <w:rPr>
                  <w:rFonts w:ascii="Calibri" w:hAnsi="Calibri" w:cs="Calibri"/>
                  <w:sz w:val="22"/>
                  <w:szCs w:val="22"/>
                  <w:rPrChange w:id="1976" w:author="Matt Lyon" w:date="2020-10-26T16:50:00Z">
                    <w:rPr>
                      <w:rFonts w:cstheme="minorHAnsi"/>
                      <w:sz w:val="20"/>
                      <w:szCs w:val="20"/>
                    </w:rPr>
                  </w:rPrChange>
                </w:rPr>
                <w:delText>89 (22.5%)</w:delText>
              </w:r>
            </w:del>
          </w:p>
        </w:tc>
        <w:tc>
          <w:tcPr>
            <w:tcW w:w="1796" w:type="dxa"/>
          </w:tcPr>
          <w:p w14:paraId="292AD580" w14:textId="1CB05590" w:rsidR="00506A18" w:rsidRPr="00EC5064" w:rsidDel="00260A60" w:rsidRDefault="00506A18" w:rsidP="00EE2DA2">
            <w:pPr>
              <w:jc w:val="center"/>
              <w:rPr>
                <w:del w:id="1977" w:author="Matt Lyon" w:date="2020-11-03T15:09:00Z"/>
                <w:rFonts w:ascii="Calibri" w:hAnsi="Calibri" w:cs="Calibri"/>
                <w:sz w:val="22"/>
                <w:szCs w:val="22"/>
                <w:rPrChange w:id="1978" w:author="Matt Lyon" w:date="2020-10-26T16:50:00Z">
                  <w:rPr>
                    <w:del w:id="1979" w:author="Matt Lyon" w:date="2020-11-03T15:09:00Z"/>
                    <w:rFonts w:cstheme="minorHAnsi"/>
                    <w:sz w:val="20"/>
                    <w:szCs w:val="20"/>
                  </w:rPr>
                </w:rPrChange>
              </w:rPr>
            </w:pPr>
            <w:del w:id="1980" w:author="Matt Lyon" w:date="2020-11-03T15:09:00Z">
              <w:r w:rsidRPr="00EC5064" w:rsidDel="00260A60">
                <w:rPr>
                  <w:rFonts w:ascii="Calibri" w:hAnsi="Calibri" w:cs="Calibri"/>
                  <w:sz w:val="22"/>
                  <w:szCs w:val="22"/>
                  <w:rPrChange w:id="1981" w:author="Matt Lyon" w:date="2020-10-26T16:50:00Z">
                    <w:rPr>
                      <w:rFonts w:cstheme="minorHAnsi"/>
                      <w:sz w:val="20"/>
                      <w:szCs w:val="20"/>
                    </w:rPr>
                  </w:rPrChange>
                </w:rPr>
                <w:delText>0.65 (0.62-0.67)</w:delText>
              </w:r>
            </w:del>
          </w:p>
        </w:tc>
        <w:tc>
          <w:tcPr>
            <w:tcW w:w="1490" w:type="dxa"/>
          </w:tcPr>
          <w:p w14:paraId="6B4D4585" w14:textId="2DA75BB2" w:rsidR="00506A18" w:rsidRPr="00EC5064" w:rsidDel="00260A60" w:rsidRDefault="00506A18" w:rsidP="00621D3F">
            <w:pPr>
              <w:jc w:val="center"/>
              <w:rPr>
                <w:del w:id="1982" w:author="Matt Lyon" w:date="2020-11-03T15:09:00Z"/>
                <w:rFonts w:ascii="Calibri" w:hAnsi="Calibri" w:cs="Calibri"/>
                <w:sz w:val="22"/>
                <w:szCs w:val="22"/>
                <w:rPrChange w:id="1983" w:author="Matt Lyon" w:date="2020-10-26T16:50:00Z">
                  <w:rPr>
                    <w:del w:id="1984" w:author="Matt Lyon" w:date="2020-11-03T15:09:00Z"/>
                    <w:rFonts w:cstheme="minorHAnsi"/>
                    <w:sz w:val="20"/>
                    <w:szCs w:val="20"/>
                  </w:rPr>
                </w:rPrChange>
              </w:rPr>
            </w:pPr>
            <w:del w:id="1985" w:author="Matt Lyon" w:date="2020-11-03T15:09:00Z">
              <w:r w:rsidRPr="00EC5064" w:rsidDel="00260A60">
                <w:rPr>
                  <w:rFonts w:ascii="Calibri" w:hAnsi="Calibri" w:cs="Calibri"/>
                  <w:sz w:val="22"/>
                  <w:szCs w:val="22"/>
                  <w:rPrChange w:id="1986" w:author="Matt Lyon" w:date="2020-10-26T16:50:00Z">
                    <w:rPr>
                      <w:rFonts w:cstheme="minorHAnsi"/>
                      <w:sz w:val="20"/>
                      <w:szCs w:val="20"/>
                    </w:rPr>
                  </w:rPrChange>
                </w:rPr>
                <w:delText>91 (23.1%)</w:delText>
              </w:r>
            </w:del>
          </w:p>
        </w:tc>
        <w:tc>
          <w:tcPr>
            <w:tcW w:w="851" w:type="dxa"/>
          </w:tcPr>
          <w:p w14:paraId="0E70FE19" w14:textId="1D54FCD2" w:rsidR="00506A18" w:rsidRPr="00EC5064" w:rsidDel="00260A60" w:rsidRDefault="00506A18" w:rsidP="000D7579">
            <w:pPr>
              <w:jc w:val="center"/>
              <w:rPr>
                <w:del w:id="1987" w:author="Matt Lyon" w:date="2020-11-03T15:09:00Z"/>
                <w:rFonts w:ascii="Calibri" w:hAnsi="Calibri" w:cs="Calibri"/>
                <w:sz w:val="22"/>
                <w:szCs w:val="22"/>
                <w:rPrChange w:id="1988" w:author="Matt Lyon" w:date="2020-10-26T16:50:00Z">
                  <w:rPr>
                    <w:del w:id="1989" w:author="Matt Lyon" w:date="2020-11-03T15:09:00Z"/>
                    <w:rFonts w:cstheme="minorHAnsi"/>
                    <w:sz w:val="20"/>
                    <w:szCs w:val="20"/>
                  </w:rPr>
                </w:rPrChange>
              </w:rPr>
            </w:pPr>
            <w:del w:id="1990" w:author="Matt Lyon" w:date="2020-11-03T15:09:00Z">
              <w:r w:rsidRPr="00EC5064" w:rsidDel="00260A60">
                <w:rPr>
                  <w:rFonts w:ascii="Calibri" w:hAnsi="Calibri" w:cs="Calibri"/>
                  <w:sz w:val="22"/>
                  <w:szCs w:val="22"/>
                  <w:rPrChange w:id="1991" w:author="Matt Lyon" w:date="2020-10-26T16:50:00Z">
                    <w:rPr>
                      <w:rFonts w:cstheme="minorHAnsi"/>
                      <w:sz w:val="20"/>
                      <w:szCs w:val="20"/>
                    </w:rPr>
                  </w:rPrChange>
                </w:rPr>
                <w:delText>0.2503</w:delText>
              </w:r>
            </w:del>
          </w:p>
        </w:tc>
        <w:tc>
          <w:tcPr>
            <w:tcW w:w="1842" w:type="dxa"/>
          </w:tcPr>
          <w:p w14:paraId="1FD0C573" w14:textId="53C7DB94" w:rsidR="00506A18" w:rsidRPr="00EC5064" w:rsidDel="00260A60" w:rsidRDefault="00506A18" w:rsidP="00EE2DA2">
            <w:pPr>
              <w:jc w:val="center"/>
              <w:rPr>
                <w:del w:id="1992" w:author="Matt Lyon" w:date="2020-11-03T15:09:00Z"/>
                <w:rFonts w:ascii="Calibri" w:hAnsi="Calibri" w:cs="Calibri"/>
                <w:sz w:val="22"/>
                <w:szCs w:val="22"/>
                <w:rPrChange w:id="1993" w:author="Matt Lyon" w:date="2020-10-26T16:50:00Z">
                  <w:rPr>
                    <w:del w:id="1994" w:author="Matt Lyon" w:date="2020-11-03T15:09:00Z"/>
                    <w:rFonts w:cstheme="minorHAnsi"/>
                    <w:sz w:val="20"/>
                    <w:szCs w:val="20"/>
                  </w:rPr>
                </w:rPrChange>
              </w:rPr>
            </w:pPr>
            <w:del w:id="1995" w:author="Matt Lyon" w:date="2020-11-03T15:09:00Z">
              <w:r w:rsidRPr="00EC5064" w:rsidDel="00260A60">
                <w:rPr>
                  <w:rFonts w:ascii="Calibri" w:hAnsi="Calibri" w:cs="Calibri"/>
                  <w:sz w:val="22"/>
                  <w:szCs w:val="22"/>
                  <w:rPrChange w:id="1996" w:author="Matt Lyon" w:date="2020-10-26T16:50:00Z">
                    <w:rPr>
                      <w:rFonts w:cstheme="minorHAnsi"/>
                      <w:sz w:val="20"/>
                      <w:szCs w:val="20"/>
                    </w:rPr>
                  </w:rPrChange>
                </w:rPr>
                <w:delText>0.64 (0.61-0.67)</w:delText>
              </w:r>
            </w:del>
          </w:p>
        </w:tc>
        <w:tc>
          <w:tcPr>
            <w:tcW w:w="1606" w:type="dxa"/>
          </w:tcPr>
          <w:p w14:paraId="27338161" w14:textId="661C6BFA" w:rsidR="00506A18" w:rsidRPr="00EC5064" w:rsidDel="00260A60" w:rsidRDefault="00506A18" w:rsidP="00CA60E4">
            <w:pPr>
              <w:jc w:val="center"/>
              <w:rPr>
                <w:del w:id="1997" w:author="Matt Lyon" w:date="2020-11-03T15:09:00Z"/>
                <w:rFonts w:ascii="Calibri" w:hAnsi="Calibri" w:cs="Calibri"/>
                <w:sz w:val="22"/>
                <w:szCs w:val="22"/>
                <w:rPrChange w:id="1998" w:author="Matt Lyon" w:date="2020-10-26T16:50:00Z">
                  <w:rPr>
                    <w:del w:id="1999" w:author="Matt Lyon" w:date="2020-11-03T15:09:00Z"/>
                    <w:rFonts w:cstheme="minorHAnsi"/>
                    <w:sz w:val="20"/>
                    <w:szCs w:val="20"/>
                  </w:rPr>
                </w:rPrChange>
              </w:rPr>
            </w:pPr>
            <w:del w:id="2000" w:author="Matt Lyon" w:date="2020-11-03T15:09:00Z">
              <w:r w:rsidRPr="00EC5064" w:rsidDel="00260A60">
                <w:rPr>
                  <w:rFonts w:ascii="Calibri" w:hAnsi="Calibri" w:cs="Calibri"/>
                  <w:sz w:val="22"/>
                  <w:szCs w:val="22"/>
                  <w:rPrChange w:id="2001" w:author="Matt Lyon" w:date="2020-10-26T16:50:00Z">
                    <w:rPr>
                      <w:rFonts w:cstheme="minorHAnsi"/>
                      <w:sz w:val="20"/>
                      <w:szCs w:val="20"/>
                    </w:rPr>
                  </w:rPrChange>
                </w:rPr>
                <w:delText>87 (22.1%)</w:delText>
              </w:r>
            </w:del>
          </w:p>
        </w:tc>
        <w:tc>
          <w:tcPr>
            <w:tcW w:w="946" w:type="dxa"/>
          </w:tcPr>
          <w:p w14:paraId="7DF72D57" w14:textId="70FDF3AB" w:rsidR="00506A18" w:rsidRPr="00EC5064" w:rsidDel="00260A60" w:rsidRDefault="00506A18" w:rsidP="00CA60E4">
            <w:pPr>
              <w:jc w:val="center"/>
              <w:rPr>
                <w:del w:id="2002" w:author="Matt Lyon" w:date="2020-11-03T15:09:00Z"/>
                <w:rFonts w:ascii="Calibri" w:hAnsi="Calibri" w:cs="Calibri"/>
                <w:sz w:val="22"/>
                <w:szCs w:val="22"/>
                <w:rPrChange w:id="2003" w:author="Matt Lyon" w:date="2020-10-26T16:50:00Z">
                  <w:rPr>
                    <w:del w:id="2004" w:author="Matt Lyon" w:date="2020-11-03T15:09:00Z"/>
                    <w:rFonts w:cstheme="minorHAnsi"/>
                    <w:sz w:val="20"/>
                    <w:szCs w:val="20"/>
                  </w:rPr>
                </w:rPrChange>
              </w:rPr>
            </w:pPr>
            <w:del w:id="2005" w:author="Matt Lyon" w:date="2020-11-03T15:09:00Z">
              <w:r w:rsidRPr="00EC5064" w:rsidDel="00260A60">
                <w:rPr>
                  <w:rFonts w:ascii="Calibri" w:hAnsi="Calibri" w:cs="Calibri"/>
                  <w:sz w:val="22"/>
                  <w:szCs w:val="22"/>
                  <w:rPrChange w:id="2006" w:author="Matt Lyon" w:date="2020-10-26T16:50:00Z">
                    <w:rPr>
                      <w:rFonts w:cstheme="minorHAnsi"/>
                      <w:sz w:val="20"/>
                      <w:szCs w:val="20"/>
                    </w:rPr>
                  </w:rPrChange>
                </w:rPr>
                <w:delText>0.6889</w:delText>
              </w:r>
            </w:del>
          </w:p>
        </w:tc>
      </w:tr>
      <w:tr w:rsidR="00506A18" w:rsidRPr="00EC5064" w:rsidDel="00260A60" w14:paraId="6A942914" w14:textId="595A822D" w:rsidTr="009135AE">
        <w:trPr>
          <w:del w:id="2007" w:author="Matt Lyon" w:date="2020-11-03T15:09:00Z"/>
        </w:trPr>
        <w:tc>
          <w:tcPr>
            <w:tcW w:w="2076" w:type="dxa"/>
          </w:tcPr>
          <w:p w14:paraId="496D37E9" w14:textId="6C9C7D2B" w:rsidR="00506A18" w:rsidRPr="00EC5064" w:rsidDel="00260A60" w:rsidRDefault="00506A18" w:rsidP="00932424">
            <w:pPr>
              <w:rPr>
                <w:del w:id="2008" w:author="Matt Lyon" w:date="2020-11-03T15:09:00Z"/>
                <w:rFonts w:ascii="Calibri" w:hAnsi="Calibri" w:cs="Calibri"/>
                <w:sz w:val="22"/>
                <w:szCs w:val="22"/>
                <w:rPrChange w:id="2009" w:author="Matt Lyon" w:date="2020-10-26T16:50:00Z">
                  <w:rPr>
                    <w:del w:id="2010" w:author="Matt Lyon" w:date="2020-11-03T15:09:00Z"/>
                    <w:rFonts w:cstheme="minorHAnsi"/>
                    <w:sz w:val="20"/>
                    <w:szCs w:val="20"/>
                  </w:rPr>
                </w:rPrChange>
              </w:rPr>
            </w:pPr>
            <w:del w:id="2011" w:author="Matt Lyon" w:date="2020-11-03T15:09:00Z">
              <w:r w:rsidRPr="00EC5064" w:rsidDel="00260A60">
                <w:rPr>
                  <w:rFonts w:ascii="Calibri" w:hAnsi="Calibri" w:cs="Calibri"/>
                  <w:sz w:val="22"/>
                  <w:szCs w:val="22"/>
                  <w:rPrChange w:id="2012" w:author="Matt Lyon" w:date="2020-10-26T16:50:00Z">
                    <w:rPr>
                      <w:rFonts w:cstheme="minorHAnsi"/>
                      <w:sz w:val="20"/>
                      <w:szCs w:val="20"/>
                    </w:rPr>
                  </w:rPrChange>
                </w:rPr>
                <w:delText>ML Model</w:delText>
              </w:r>
            </w:del>
          </w:p>
        </w:tc>
        <w:tc>
          <w:tcPr>
            <w:tcW w:w="1847" w:type="dxa"/>
          </w:tcPr>
          <w:p w14:paraId="7E06C94C" w14:textId="4A7AD534" w:rsidR="00506A18" w:rsidRPr="00EC5064" w:rsidDel="00260A60" w:rsidRDefault="00506A18" w:rsidP="00CA60E4">
            <w:pPr>
              <w:jc w:val="center"/>
              <w:rPr>
                <w:del w:id="2013" w:author="Matt Lyon" w:date="2020-11-03T15:09:00Z"/>
                <w:rFonts w:ascii="Calibri" w:hAnsi="Calibri" w:cs="Calibri"/>
                <w:sz w:val="22"/>
                <w:szCs w:val="22"/>
                <w:rPrChange w:id="2014" w:author="Matt Lyon" w:date="2020-10-26T16:50:00Z">
                  <w:rPr>
                    <w:del w:id="2015" w:author="Matt Lyon" w:date="2020-11-03T15:09:00Z"/>
                    <w:rFonts w:cstheme="minorHAnsi"/>
                    <w:sz w:val="20"/>
                    <w:szCs w:val="20"/>
                  </w:rPr>
                </w:rPrChange>
              </w:rPr>
            </w:pPr>
          </w:p>
        </w:tc>
        <w:tc>
          <w:tcPr>
            <w:tcW w:w="1430" w:type="dxa"/>
            <w:gridSpan w:val="2"/>
          </w:tcPr>
          <w:p w14:paraId="656558C6" w14:textId="65520C06" w:rsidR="00506A18" w:rsidRPr="00EC5064" w:rsidDel="00260A60" w:rsidRDefault="00506A18" w:rsidP="00CA60E4">
            <w:pPr>
              <w:jc w:val="center"/>
              <w:rPr>
                <w:del w:id="2016" w:author="Matt Lyon" w:date="2020-11-03T15:09:00Z"/>
                <w:rFonts w:ascii="Calibri" w:hAnsi="Calibri" w:cs="Calibri"/>
                <w:sz w:val="22"/>
                <w:szCs w:val="22"/>
                <w:rPrChange w:id="2017" w:author="Matt Lyon" w:date="2020-10-26T16:50:00Z">
                  <w:rPr>
                    <w:del w:id="2018" w:author="Matt Lyon" w:date="2020-11-03T15:09:00Z"/>
                    <w:rFonts w:cstheme="minorHAnsi"/>
                    <w:sz w:val="20"/>
                    <w:szCs w:val="20"/>
                  </w:rPr>
                </w:rPrChange>
              </w:rPr>
            </w:pPr>
          </w:p>
        </w:tc>
        <w:tc>
          <w:tcPr>
            <w:tcW w:w="1796" w:type="dxa"/>
          </w:tcPr>
          <w:p w14:paraId="7C0BA0FB" w14:textId="17A41DBF" w:rsidR="00506A18" w:rsidRPr="00EC5064" w:rsidDel="00260A60" w:rsidRDefault="00506A18" w:rsidP="00CA60E4">
            <w:pPr>
              <w:jc w:val="center"/>
              <w:rPr>
                <w:del w:id="2019" w:author="Matt Lyon" w:date="2020-11-03T15:09:00Z"/>
                <w:rFonts w:ascii="Calibri" w:hAnsi="Calibri" w:cs="Calibri"/>
                <w:sz w:val="22"/>
                <w:szCs w:val="22"/>
                <w:rPrChange w:id="2020" w:author="Matt Lyon" w:date="2020-10-26T16:50:00Z">
                  <w:rPr>
                    <w:del w:id="2021" w:author="Matt Lyon" w:date="2020-11-03T15:09:00Z"/>
                    <w:rFonts w:cstheme="minorHAnsi"/>
                    <w:sz w:val="20"/>
                    <w:szCs w:val="20"/>
                  </w:rPr>
                </w:rPrChange>
              </w:rPr>
            </w:pPr>
          </w:p>
        </w:tc>
        <w:tc>
          <w:tcPr>
            <w:tcW w:w="1490" w:type="dxa"/>
          </w:tcPr>
          <w:p w14:paraId="652BC374" w14:textId="0E15DA84" w:rsidR="00506A18" w:rsidRPr="00EC5064" w:rsidDel="00260A60" w:rsidRDefault="00506A18" w:rsidP="00CA60E4">
            <w:pPr>
              <w:jc w:val="center"/>
              <w:rPr>
                <w:del w:id="2022" w:author="Matt Lyon" w:date="2020-11-03T15:09:00Z"/>
                <w:rFonts w:ascii="Calibri" w:hAnsi="Calibri" w:cs="Calibri"/>
                <w:sz w:val="22"/>
                <w:szCs w:val="22"/>
                <w:rPrChange w:id="2023" w:author="Matt Lyon" w:date="2020-10-26T16:50:00Z">
                  <w:rPr>
                    <w:del w:id="2024" w:author="Matt Lyon" w:date="2020-11-03T15:09:00Z"/>
                    <w:rFonts w:cstheme="minorHAnsi"/>
                    <w:sz w:val="20"/>
                    <w:szCs w:val="20"/>
                  </w:rPr>
                </w:rPrChange>
              </w:rPr>
            </w:pPr>
          </w:p>
        </w:tc>
        <w:tc>
          <w:tcPr>
            <w:tcW w:w="851" w:type="dxa"/>
          </w:tcPr>
          <w:p w14:paraId="5AF62629" w14:textId="776CC148" w:rsidR="00506A18" w:rsidRPr="00EC5064" w:rsidDel="00260A60" w:rsidRDefault="00506A18" w:rsidP="00CA60E4">
            <w:pPr>
              <w:jc w:val="center"/>
              <w:rPr>
                <w:del w:id="2025" w:author="Matt Lyon" w:date="2020-11-03T15:09:00Z"/>
                <w:rFonts w:ascii="Calibri" w:hAnsi="Calibri" w:cs="Calibri"/>
                <w:sz w:val="22"/>
                <w:szCs w:val="22"/>
                <w:rPrChange w:id="2026" w:author="Matt Lyon" w:date="2020-10-26T16:50:00Z">
                  <w:rPr>
                    <w:del w:id="2027" w:author="Matt Lyon" w:date="2020-11-03T15:09:00Z"/>
                    <w:rFonts w:cstheme="minorHAnsi"/>
                    <w:sz w:val="20"/>
                    <w:szCs w:val="20"/>
                  </w:rPr>
                </w:rPrChange>
              </w:rPr>
            </w:pPr>
          </w:p>
        </w:tc>
        <w:tc>
          <w:tcPr>
            <w:tcW w:w="1842" w:type="dxa"/>
          </w:tcPr>
          <w:p w14:paraId="3022D7C0" w14:textId="223FE45D" w:rsidR="00506A18" w:rsidRPr="00EC5064" w:rsidDel="00260A60" w:rsidRDefault="00506A18" w:rsidP="00CA60E4">
            <w:pPr>
              <w:jc w:val="center"/>
              <w:rPr>
                <w:del w:id="2028" w:author="Matt Lyon" w:date="2020-11-03T15:09:00Z"/>
                <w:rFonts w:ascii="Calibri" w:hAnsi="Calibri" w:cs="Calibri"/>
                <w:sz w:val="22"/>
                <w:szCs w:val="22"/>
                <w:rPrChange w:id="2029" w:author="Matt Lyon" w:date="2020-10-26T16:50:00Z">
                  <w:rPr>
                    <w:del w:id="2030" w:author="Matt Lyon" w:date="2020-11-03T15:09:00Z"/>
                    <w:rFonts w:cstheme="minorHAnsi"/>
                    <w:sz w:val="20"/>
                    <w:szCs w:val="20"/>
                  </w:rPr>
                </w:rPrChange>
              </w:rPr>
            </w:pPr>
          </w:p>
        </w:tc>
        <w:tc>
          <w:tcPr>
            <w:tcW w:w="1606" w:type="dxa"/>
          </w:tcPr>
          <w:p w14:paraId="43BBA6F5" w14:textId="08288B58" w:rsidR="00506A18" w:rsidRPr="00EC5064" w:rsidDel="00260A60" w:rsidRDefault="00506A18" w:rsidP="00CA60E4">
            <w:pPr>
              <w:jc w:val="center"/>
              <w:rPr>
                <w:del w:id="2031" w:author="Matt Lyon" w:date="2020-11-03T15:09:00Z"/>
                <w:rFonts w:ascii="Calibri" w:hAnsi="Calibri" w:cs="Calibri"/>
                <w:sz w:val="22"/>
                <w:szCs w:val="22"/>
                <w:rPrChange w:id="2032" w:author="Matt Lyon" w:date="2020-10-26T16:50:00Z">
                  <w:rPr>
                    <w:del w:id="2033" w:author="Matt Lyon" w:date="2020-11-03T15:09:00Z"/>
                    <w:rFonts w:cstheme="minorHAnsi"/>
                    <w:sz w:val="20"/>
                    <w:szCs w:val="20"/>
                  </w:rPr>
                </w:rPrChange>
              </w:rPr>
            </w:pPr>
          </w:p>
        </w:tc>
        <w:tc>
          <w:tcPr>
            <w:tcW w:w="946" w:type="dxa"/>
          </w:tcPr>
          <w:p w14:paraId="1100E66A" w14:textId="1676745B" w:rsidR="00506A18" w:rsidRPr="00EC5064" w:rsidDel="00260A60" w:rsidRDefault="00506A18" w:rsidP="00CA60E4">
            <w:pPr>
              <w:jc w:val="center"/>
              <w:rPr>
                <w:del w:id="2034" w:author="Matt Lyon" w:date="2020-11-03T15:09:00Z"/>
                <w:rFonts w:ascii="Calibri" w:hAnsi="Calibri" w:cs="Calibri"/>
                <w:sz w:val="22"/>
                <w:szCs w:val="22"/>
                <w:rPrChange w:id="2035" w:author="Matt Lyon" w:date="2020-10-26T16:50:00Z">
                  <w:rPr>
                    <w:del w:id="2036" w:author="Matt Lyon" w:date="2020-11-03T15:09:00Z"/>
                    <w:rFonts w:cstheme="minorHAnsi"/>
                    <w:sz w:val="20"/>
                    <w:szCs w:val="20"/>
                  </w:rPr>
                </w:rPrChange>
              </w:rPr>
            </w:pPr>
          </w:p>
        </w:tc>
      </w:tr>
      <w:tr w:rsidR="00506A18" w:rsidRPr="00EC5064" w:rsidDel="00260A60" w14:paraId="18BFBCAB" w14:textId="0F6505D9" w:rsidTr="009135AE">
        <w:trPr>
          <w:del w:id="2037" w:author="Matt Lyon" w:date="2020-11-03T15:09:00Z"/>
        </w:trPr>
        <w:tc>
          <w:tcPr>
            <w:tcW w:w="2076" w:type="dxa"/>
          </w:tcPr>
          <w:p w14:paraId="50F8C36D" w14:textId="7FFF9CF5" w:rsidR="00506A18" w:rsidRPr="00EC5064" w:rsidDel="00260A60" w:rsidRDefault="00506A18" w:rsidP="00932424">
            <w:pPr>
              <w:rPr>
                <w:del w:id="2038" w:author="Matt Lyon" w:date="2020-11-03T15:09:00Z"/>
                <w:rFonts w:ascii="Calibri" w:hAnsi="Calibri" w:cs="Calibri"/>
                <w:sz w:val="22"/>
                <w:szCs w:val="22"/>
                <w:rPrChange w:id="2039" w:author="Matt Lyon" w:date="2020-10-26T16:50:00Z">
                  <w:rPr>
                    <w:del w:id="2040" w:author="Matt Lyon" w:date="2020-11-03T15:09:00Z"/>
                    <w:rFonts w:cstheme="minorHAnsi"/>
                    <w:sz w:val="20"/>
                    <w:szCs w:val="20"/>
                  </w:rPr>
                </w:rPrChange>
              </w:rPr>
            </w:pPr>
            <w:del w:id="2041" w:author="Matt Lyon" w:date="2020-11-03T15:09:00Z">
              <w:r w:rsidRPr="00EC5064" w:rsidDel="00260A60">
                <w:rPr>
                  <w:rFonts w:ascii="Calibri" w:hAnsi="Calibri" w:cs="Calibri"/>
                  <w:sz w:val="22"/>
                  <w:szCs w:val="22"/>
                  <w:rPrChange w:id="2042" w:author="Matt Lyon" w:date="2020-10-26T16:50:00Z">
                    <w:rPr>
                      <w:rFonts w:cstheme="minorHAnsi"/>
                      <w:sz w:val="20"/>
                      <w:szCs w:val="20"/>
                    </w:rPr>
                  </w:rPrChange>
                </w:rPr>
                <w:delText>p-value</w:delText>
              </w:r>
            </w:del>
          </w:p>
        </w:tc>
        <w:tc>
          <w:tcPr>
            <w:tcW w:w="1847" w:type="dxa"/>
          </w:tcPr>
          <w:p w14:paraId="726DFA4C" w14:textId="0C355593" w:rsidR="00506A18" w:rsidRPr="00EC5064" w:rsidDel="00260A60" w:rsidRDefault="00506A18" w:rsidP="00CA60E4">
            <w:pPr>
              <w:jc w:val="center"/>
              <w:rPr>
                <w:del w:id="2043" w:author="Matt Lyon" w:date="2020-11-03T15:09:00Z"/>
                <w:rFonts w:ascii="Calibri" w:hAnsi="Calibri" w:cs="Calibri"/>
                <w:sz w:val="22"/>
                <w:szCs w:val="22"/>
                <w:rPrChange w:id="2044" w:author="Matt Lyon" w:date="2020-10-26T16:50:00Z">
                  <w:rPr>
                    <w:del w:id="2045" w:author="Matt Lyon" w:date="2020-11-03T15:09:00Z"/>
                    <w:rFonts w:cstheme="minorHAnsi"/>
                    <w:sz w:val="20"/>
                    <w:szCs w:val="20"/>
                  </w:rPr>
                </w:rPrChange>
              </w:rPr>
            </w:pPr>
          </w:p>
        </w:tc>
        <w:tc>
          <w:tcPr>
            <w:tcW w:w="1430" w:type="dxa"/>
            <w:gridSpan w:val="2"/>
          </w:tcPr>
          <w:p w14:paraId="00281D50" w14:textId="75209189" w:rsidR="00506A18" w:rsidRPr="00EC5064" w:rsidDel="00260A60" w:rsidRDefault="00506A18" w:rsidP="00CA60E4">
            <w:pPr>
              <w:jc w:val="center"/>
              <w:rPr>
                <w:del w:id="2046" w:author="Matt Lyon" w:date="2020-11-03T15:09:00Z"/>
                <w:rFonts w:ascii="Calibri" w:hAnsi="Calibri" w:cs="Calibri"/>
                <w:sz w:val="22"/>
                <w:szCs w:val="22"/>
                <w:rPrChange w:id="2047" w:author="Matt Lyon" w:date="2020-10-26T16:50:00Z">
                  <w:rPr>
                    <w:del w:id="2048" w:author="Matt Lyon" w:date="2020-11-03T15:09:00Z"/>
                    <w:rFonts w:cstheme="minorHAnsi"/>
                    <w:sz w:val="20"/>
                    <w:szCs w:val="20"/>
                  </w:rPr>
                </w:rPrChange>
              </w:rPr>
            </w:pPr>
          </w:p>
        </w:tc>
        <w:tc>
          <w:tcPr>
            <w:tcW w:w="1796" w:type="dxa"/>
          </w:tcPr>
          <w:p w14:paraId="1DF94887" w14:textId="7D7C2A41" w:rsidR="00506A18" w:rsidRPr="00EC5064" w:rsidDel="00260A60" w:rsidRDefault="00506A18" w:rsidP="00CA60E4">
            <w:pPr>
              <w:jc w:val="center"/>
              <w:rPr>
                <w:del w:id="2049" w:author="Matt Lyon" w:date="2020-11-03T15:09:00Z"/>
                <w:rFonts w:ascii="Calibri" w:hAnsi="Calibri" w:cs="Calibri"/>
                <w:sz w:val="22"/>
                <w:szCs w:val="22"/>
                <w:rPrChange w:id="2050" w:author="Matt Lyon" w:date="2020-10-26T16:50:00Z">
                  <w:rPr>
                    <w:del w:id="2051" w:author="Matt Lyon" w:date="2020-11-03T15:09:00Z"/>
                    <w:rFonts w:cstheme="minorHAnsi"/>
                    <w:sz w:val="20"/>
                    <w:szCs w:val="20"/>
                  </w:rPr>
                </w:rPrChange>
              </w:rPr>
            </w:pPr>
          </w:p>
        </w:tc>
        <w:tc>
          <w:tcPr>
            <w:tcW w:w="1490" w:type="dxa"/>
          </w:tcPr>
          <w:p w14:paraId="7F601AF0" w14:textId="1F6DF8A0" w:rsidR="00506A18" w:rsidRPr="00EC5064" w:rsidDel="00260A60" w:rsidRDefault="00506A18" w:rsidP="00CA60E4">
            <w:pPr>
              <w:jc w:val="center"/>
              <w:rPr>
                <w:del w:id="2052" w:author="Matt Lyon" w:date="2020-11-03T15:09:00Z"/>
                <w:rFonts w:ascii="Calibri" w:hAnsi="Calibri" w:cs="Calibri"/>
                <w:sz w:val="22"/>
                <w:szCs w:val="22"/>
                <w:rPrChange w:id="2053" w:author="Matt Lyon" w:date="2020-10-26T16:50:00Z">
                  <w:rPr>
                    <w:del w:id="2054" w:author="Matt Lyon" w:date="2020-11-03T15:09:00Z"/>
                    <w:rFonts w:cstheme="minorHAnsi"/>
                    <w:sz w:val="20"/>
                    <w:szCs w:val="20"/>
                  </w:rPr>
                </w:rPrChange>
              </w:rPr>
            </w:pPr>
          </w:p>
        </w:tc>
        <w:tc>
          <w:tcPr>
            <w:tcW w:w="851" w:type="dxa"/>
          </w:tcPr>
          <w:p w14:paraId="24F664BF" w14:textId="58E7D316" w:rsidR="00506A18" w:rsidRPr="00EC5064" w:rsidDel="00260A60" w:rsidRDefault="00506A18" w:rsidP="00CA60E4">
            <w:pPr>
              <w:jc w:val="center"/>
              <w:rPr>
                <w:del w:id="2055" w:author="Matt Lyon" w:date="2020-11-03T15:09:00Z"/>
                <w:rFonts w:ascii="Calibri" w:hAnsi="Calibri" w:cs="Calibri"/>
                <w:sz w:val="22"/>
                <w:szCs w:val="22"/>
                <w:rPrChange w:id="2056" w:author="Matt Lyon" w:date="2020-10-26T16:50:00Z">
                  <w:rPr>
                    <w:del w:id="2057" w:author="Matt Lyon" w:date="2020-11-03T15:09:00Z"/>
                    <w:rFonts w:cstheme="minorHAnsi"/>
                    <w:sz w:val="20"/>
                    <w:szCs w:val="20"/>
                  </w:rPr>
                </w:rPrChange>
              </w:rPr>
            </w:pPr>
          </w:p>
        </w:tc>
        <w:tc>
          <w:tcPr>
            <w:tcW w:w="1842" w:type="dxa"/>
          </w:tcPr>
          <w:p w14:paraId="1B83BB18" w14:textId="5099DF56" w:rsidR="00506A18" w:rsidRPr="00EC5064" w:rsidDel="00260A60" w:rsidRDefault="00506A18" w:rsidP="00CA60E4">
            <w:pPr>
              <w:jc w:val="center"/>
              <w:rPr>
                <w:del w:id="2058" w:author="Matt Lyon" w:date="2020-11-03T15:09:00Z"/>
                <w:rFonts w:ascii="Calibri" w:hAnsi="Calibri" w:cs="Calibri"/>
                <w:sz w:val="22"/>
                <w:szCs w:val="22"/>
                <w:rPrChange w:id="2059" w:author="Matt Lyon" w:date="2020-10-26T16:50:00Z">
                  <w:rPr>
                    <w:del w:id="2060" w:author="Matt Lyon" w:date="2020-11-03T15:09:00Z"/>
                    <w:rFonts w:cstheme="minorHAnsi"/>
                    <w:sz w:val="20"/>
                    <w:szCs w:val="20"/>
                  </w:rPr>
                </w:rPrChange>
              </w:rPr>
            </w:pPr>
          </w:p>
        </w:tc>
        <w:tc>
          <w:tcPr>
            <w:tcW w:w="1606" w:type="dxa"/>
          </w:tcPr>
          <w:p w14:paraId="27AD5B0A" w14:textId="3A19D91C" w:rsidR="00506A18" w:rsidRPr="00EC5064" w:rsidDel="00260A60" w:rsidRDefault="00506A18" w:rsidP="00CA60E4">
            <w:pPr>
              <w:jc w:val="center"/>
              <w:rPr>
                <w:del w:id="2061" w:author="Matt Lyon" w:date="2020-11-03T15:09:00Z"/>
                <w:rFonts w:ascii="Calibri" w:hAnsi="Calibri" w:cs="Calibri"/>
                <w:sz w:val="22"/>
                <w:szCs w:val="22"/>
                <w:rPrChange w:id="2062" w:author="Matt Lyon" w:date="2020-10-26T16:50:00Z">
                  <w:rPr>
                    <w:del w:id="2063" w:author="Matt Lyon" w:date="2020-11-03T15:09:00Z"/>
                    <w:rFonts w:cstheme="minorHAnsi"/>
                    <w:sz w:val="20"/>
                    <w:szCs w:val="20"/>
                  </w:rPr>
                </w:rPrChange>
              </w:rPr>
            </w:pPr>
          </w:p>
        </w:tc>
        <w:tc>
          <w:tcPr>
            <w:tcW w:w="946" w:type="dxa"/>
          </w:tcPr>
          <w:p w14:paraId="408A67DF" w14:textId="0CAACC1C" w:rsidR="00506A18" w:rsidRPr="00EC5064" w:rsidDel="00260A60" w:rsidRDefault="00506A18" w:rsidP="00CA60E4">
            <w:pPr>
              <w:jc w:val="center"/>
              <w:rPr>
                <w:del w:id="2064" w:author="Matt Lyon" w:date="2020-11-03T15:09:00Z"/>
                <w:rFonts w:ascii="Calibri" w:hAnsi="Calibri" w:cs="Calibri"/>
                <w:sz w:val="22"/>
                <w:szCs w:val="22"/>
                <w:rPrChange w:id="2065" w:author="Matt Lyon" w:date="2020-10-26T16:50:00Z">
                  <w:rPr>
                    <w:del w:id="2066" w:author="Matt Lyon" w:date="2020-11-03T15:09:00Z"/>
                    <w:rFonts w:cstheme="minorHAnsi"/>
                    <w:sz w:val="20"/>
                    <w:szCs w:val="20"/>
                  </w:rPr>
                </w:rPrChange>
              </w:rPr>
            </w:pPr>
          </w:p>
        </w:tc>
      </w:tr>
      <w:tr w:rsidR="00506A18" w:rsidRPr="00EC5064" w:rsidDel="00260A60" w14:paraId="67D84C57" w14:textId="00D0AD12" w:rsidTr="00932424">
        <w:trPr>
          <w:del w:id="2067" w:author="Matt Lyon" w:date="2020-11-03T15:09:00Z"/>
        </w:trPr>
        <w:tc>
          <w:tcPr>
            <w:tcW w:w="13884" w:type="dxa"/>
            <w:gridSpan w:val="10"/>
          </w:tcPr>
          <w:p w14:paraId="0EB599C1" w14:textId="672E932A" w:rsidR="00506A18" w:rsidRPr="00EC5064" w:rsidDel="00260A60" w:rsidRDefault="00506A18" w:rsidP="00B147AA">
            <w:pPr>
              <w:rPr>
                <w:del w:id="2068" w:author="Matt Lyon" w:date="2020-11-03T15:09:00Z"/>
                <w:rFonts w:ascii="Calibri" w:hAnsi="Calibri" w:cs="Calibri"/>
                <w:b/>
                <w:sz w:val="22"/>
                <w:szCs w:val="22"/>
                <w:rPrChange w:id="2069" w:author="Matt Lyon" w:date="2020-10-26T16:50:00Z">
                  <w:rPr>
                    <w:del w:id="2070" w:author="Matt Lyon" w:date="2020-11-03T15:09:00Z"/>
                    <w:rFonts w:cstheme="minorHAnsi"/>
                    <w:b/>
                    <w:sz w:val="20"/>
                    <w:szCs w:val="20"/>
                  </w:rPr>
                </w:rPrChange>
              </w:rPr>
            </w:pPr>
            <w:del w:id="2071" w:author="Matt Lyon" w:date="2020-11-03T15:09:00Z">
              <w:r w:rsidRPr="00EC5064" w:rsidDel="00260A60">
                <w:rPr>
                  <w:rFonts w:ascii="Calibri" w:hAnsi="Calibri" w:cs="Calibri"/>
                  <w:b/>
                  <w:sz w:val="22"/>
                  <w:szCs w:val="22"/>
                  <w:rPrChange w:id="2072" w:author="Matt Lyon" w:date="2020-10-26T16:50:00Z">
                    <w:rPr>
                      <w:rFonts w:cstheme="minorHAnsi"/>
                      <w:b/>
                      <w:sz w:val="20"/>
                      <w:szCs w:val="20"/>
                    </w:rPr>
                  </w:rPrChange>
                </w:rPr>
                <w:delText>Low Apgar Score</w:delText>
              </w:r>
            </w:del>
          </w:p>
        </w:tc>
      </w:tr>
      <w:tr w:rsidR="00506A18" w:rsidRPr="00EC5064" w:rsidDel="00260A60" w14:paraId="7998C2A3" w14:textId="3774E866" w:rsidTr="009135AE">
        <w:trPr>
          <w:del w:id="2073" w:author="Matt Lyon" w:date="2020-11-03T15:09:00Z"/>
        </w:trPr>
        <w:tc>
          <w:tcPr>
            <w:tcW w:w="2076" w:type="dxa"/>
          </w:tcPr>
          <w:p w14:paraId="6FF58D87" w14:textId="7DAE0164" w:rsidR="00506A18" w:rsidRPr="00EC5064" w:rsidDel="00260A60" w:rsidRDefault="00506A18" w:rsidP="00932424">
            <w:pPr>
              <w:rPr>
                <w:del w:id="2074" w:author="Matt Lyon" w:date="2020-11-03T15:09:00Z"/>
                <w:rFonts w:ascii="Calibri" w:hAnsi="Calibri" w:cs="Calibri"/>
                <w:sz w:val="22"/>
                <w:szCs w:val="22"/>
                <w:rPrChange w:id="2075" w:author="Matt Lyon" w:date="2020-10-26T16:50:00Z">
                  <w:rPr>
                    <w:del w:id="2076" w:author="Matt Lyon" w:date="2020-11-03T15:09:00Z"/>
                    <w:rFonts w:cstheme="minorHAnsi"/>
                    <w:sz w:val="20"/>
                    <w:szCs w:val="20"/>
                  </w:rPr>
                </w:rPrChange>
              </w:rPr>
            </w:pPr>
            <w:del w:id="2077" w:author="Matt Lyon" w:date="2020-11-03T15:09:00Z">
              <w:r w:rsidRPr="00EC5064" w:rsidDel="00260A60">
                <w:rPr>
                  <w:rFonts w:ascii="Calibri" w:hAnsi="Calibri" w:cs="Calibri"/>
                  <w:sz w:val="22"/>
                  <w:szCs w:val="22"/>
                  <w:rPrChange w:id="2078" w:author="Matt Lyon" w:date="2020-10-26T16:50:00Z">
                    <w:rPr>
                      <w:rFonts w:cstheme="minorHAnsi"/>
                      <w:sz w:val="20"/>
                      <w:szCs w:val="20"/>
                    </w:rPr>
                  </w:rPrChange>
                </w:rPr>
                <w:delText>Conventional Analysis</w:delText>
              </w:r>
            </w:del>
          </w:p>
        </w:tc>
        <w:tc>
          <w:tcPr>
            <w:tcW w:w="1847" w:type="dxa"/>
          </w:tcPr>
          <w:p w14:paraId="3A4371C6" w14:textId="00BEB4C2" w:rsidR="00506A18" w:rsidRPr="00EC5064" w:rsidDel="00260A60" w:rsidRDefault="00506A18" w:rsidP="00874DB1">
            <w:pPr>
              <w:jc w:val="center"/>
              <w:rPr>
                <w:del w:id="2079" w:author="Matt Lyon" w:date="2020-11-03T15:09:00Z"/>
                <w:rFonts w:ascii="Calibri" w:hAnsi="Calibri" w:cs="Calibri"/>
                <w:sz w:val="22"/>
                <w:szCs w:val="22"/>
                <w:rPrChange w:id="2080" w:author="Matt Lyon" w:date="2020-10-26T16:50:00Z">
                  <w:rPr>
                    <w:del w:id="2081" w:author="Matt Lyon" w:date="2020-11-03T15:09:00Z"/>
                    <w:rFonts w:cstheme="minorHAnsi"/>
                    <w:sz w:val="20"/>
                    <w:szCs w:val="20"/>
                  </w:rPr>
                </w:rPrChange>
              </w:rPr>
            </w:pPr>
            <w:del w:id="2082" w:author="Matt Lyon" w:date="2020-11-03T15:09:00Z">
              <w:r w:rsidRPr="00EC5064" w:rsidDel="00260A60">
                <w:rPr>
                  <w:rFonts w:ascii="Calibri" w:hAnsi="Calibri" w:cs="Calibri"/>
                  <w:sz w:val="22"/>
                  <w:szCs w:val="22"/>
                  <w:rPrChange w:id="2083" w:author="Matt Lyon" w:date="2020-10-26T16:50:00Z">
                    <w:rPr>
                      <w:rFonts w:cstheme="minorHAnsi"/>
                      <w:sz w:val="20"/>
                      <w:szCs w:val="20"/>
                    </w:rPr>
                  </w:rPrChange>
                </w:rPr>
                <w:delText>0.64 (0.61-0.67)</w:delText>
              </w:r>
            </w:del>
          </w:p>
        </w:tc>
        <w:tc>
          <w:tcPr>
            <w:tcW w:w="1430" w:type="dxa"/>
            <w:gridSpan w:val="2"/>
          </w:tcPr>
          <w:p w14:paraId="48708AFA" w14:textId="598EA390" w:rsidR="00506A18" w:rsidRPr="00EC5064" w:rsidDel="00260A60" w:rsidRDefault="00506A18" w:rsidP="00874DB1">
            <w:pPr>
              <w:jc w:val="center"/>
              <w:rPr>
                <w:del w:id="2084" w:author="Matt Lyon" w:date="2020-11-03T15:09:00Z"/>
                <w:rFonts w:ascii="Calibri" w:hAnsi="Calibri" w:cs="Calibri"/>
                <w:sz w:val="22"/>
                <w:szCs w:val="22"/>
                <w:rPrChange w:id="2085" w:author="Matt Lyon" w:date="2020-10-26T16:50:00Z">
                  <w:rPr>
                    <w:del w:id="2086" w:author="Matt Lyon" w:date="2020-11-03T15:09:00Z"/>
                    <w:rFonts w:cstheme="minorHAnsi"/>
                    <w:sz w:val="20"/>
                    <w:szCs w:val="20"/>
                  </w:rPr>
                </w:rPrChange>
              </w:rPr>
            </w:pPr>
            <w:del w:id="2087" w:author="Matt Lyon" w:date="2020-11-03T15:09:00Z">
              <w:r w:rsidRPr="00EC5064" w:rsidDel="00260A60">
                <w:rPr>
                  <w:rFonts w:ascii="Calibri" w:hAnsi="Calibri" w:cs="Calibri"/>
                  <w:sz w:val="22"/>
                  <w:szCs w:val="22"/>
                  <w:rPrChange w:id="2088" w:author="Matt Lyon" w:date="2020-10-26T16:50:00Z">
                    <w:rPr>
                      <w:rFonts w:cstheme="minorHAnsi"/>
                      <w:sz w:val="20"/>
                      <w:szCs w:val="20"/>
                    </w:rPr>
                  </w:rPrChange>
                </w:rPr>
                <w:delText>89 (22.5%)</w:delText>
              </w:r>
            </w:del>
          </w:p>
        </w:tc>
        <w:tc>
          <w:tcPr>
            <w:tcW w:w="1796" w:type="dxa"/>
          </w:tcPr>
          <w:p w14:paraId="20906EB1" w14:textId="503BFF5B" w:rsidR="00506A18" w:rsidRPr="00EC5064" w:rsidDel="00260A60" w:rsidRDefault="00506A18" w:rsidP="00636A6D">
            <w:pPr>
              <w:jc w:val="center"/>
              <w:rPr>
                <w:del w:id="2089" w:author="Matt Lyon" w:date="2020-11-03T15:09:00Z"/>
                <w:rFonts w:ascii="Calibri" w:hAnsi="Calibri" w:cs="Calibri"/>
                <w:sz w:val="22"/>
                <w:szCs w:val="22"/>
                <w:rPrChange w:id="2090" w:author="Matt Lyon" w:date="2020-10-26T16:50:00Z">
                  <w:rPr>
                    <w:del w:id="2091" w:author="Matt Lyon" w:date="2020-11-03T15:09:00Z"/>
                    <w:rFonts w:cstheme="minorHAnsi"/>
                    <w:sz w:val="20"/>
                    <w:szCs w:val="20"/>
                  </w:rPr>
                </w:rPrChange>
              </w:rPr>
            </w:pPr>
            <w:del w:id="2092" w:author="Matt Lyon" w:date="2020-11-03T15:09:00Z">
              <w:r w:rsidRPr="00EC5064" w:rsidDel="00260A60">
                <w:rPr>
                  <w:rFonts w:ascii="Calibri" w:hAnsi="Calibri" w:cs="Calibri"/>
                  <w:sz w:val="22"/>
                  <w:szCs w:val="22"/>
                  <w:rPrChange w:id="2093" w:author="Matt Lyon" w:date="2020-10-26T16:50:00Z">
                    <w:rPr>
                      <w:rFonts w:cstheme="minorHAnsi"/>
                      <w:sz w:val="20"/>
                      <w:szCs w:val="20"/>
                    </w:rPr>
                  </w:rPrChange>
                </w:rPr>
                <w:delText>0.65 (0.62-0.67)</w:delText>
              </w:r>
            </w:del>
          </w:p>
        </w:tc>
        <w:tc>
          <w:tcPr>
            <w:tcW w:w="1490" w:type="dxa"/>
          </w:tcPr>
          <w:p w14:paraId="5FF335EB" w14:textId="6FD3725C" w:rsidR="00506A18" w:rsidRPr="00EC5064" w:rsidDel="00260A60" w:rsidRDefault="00506A18" w:rsidP="00874DB1">
            <w:pPr>
              <w:jc w:val="center"/>
              <w:rPr>
                <w:del w:id="2094" w:author="Matt Lyon" w:date="2020-11-03T15:09:00Z"/>
                <w:rFonts w:ascii="Calibri" w:hAnsi="Calibri" w:cs="Calibri"/>
                <w:sz w:val="22"/>
                <w:szCs w:val="22"/>
                <w:rPrChange w:id="2095" w:author="Matt Lyon" w:date="2020-10-26T16:50:00Z">
                  <w:rPr>
                    <w:del w:id="2096" w:author="Matt Lyon" w:date="2020-11-03T15:09:00Z"/>
                    <w:rFonts w:cstheme="minorHAnsi"/>
                    <w:sz w:val="20"/>
                    <w:szCs w:val="20"/>
                  </w:rPr>
                </w:rPrChange>
              </w:rPr>
            </w:pPr>
            <w:del w:id="2097" w:author="Matt Lyon" w:date="2020-11-03T15:09:00Z">
              <w:r w:rsidRPr="00EC5064" w:rsidDel="00260A60">
                <w:rPr>
                  <w:rFonts w:ascii="Calibri" w:hAnsi="Calibri" w:cs="Calibri"/>
                  <w:sz w:val="22"/>
                  <w:szCs w:val="22"/>
                  <w:rPrChange w:id="2098" w:author="Matt Lyon" w:date="2020-10-26T16:50:00Z">
                    <w:rPr>
                      <w:rFonts w:cstheme="minorHAnsi"/>
                      <w:sz w:val="20"/>
                      <w:szCs w:val="20"/>
                    </w:rPr>
                  </w:rPrChange>
                </w:rPr>
                <w:delText>91 (23.1%)</w:delText>
              </w:r>
            </w:del>
          </w:p>
        </w:tc>
        <w:tc>
          <w:tcPr>
            <w:tcW w:w="851" w:type="dxa"/>
          </w:tcPr>
          <w:p w14:paraId="10686C5D" w14:textId="610A33B8" w:rsidR="00506A18" w:rsidRPr="00EC5064" w:rsidDel="00260A60" w:rsidRDefault="00506A18" w:rsidP="00874DB1">
            <w:pPr>
              <w:jc w:val="center"/>
              <w:rPr>
                <w:del w:id="2099" w:author="Matt Lyon" w:date="2020-11-03T15:09:00Z"/>
                <w:rFonts w:ascii="Calibri" w:hAnsi="Calibri" w:cs="Calibri"/>
                <w:sz w:val="22"/>
                <w:szCs w:val="22"/>
                <w:rPrChange w:id="2100" w:author="Matt Lyon" w:date="2020-10-26T16:50:00Z">
                  <w:rPr>
                    <w:del w:id="2101" w:author="Matt Lyon" w:date="2020-11-03T15:09:00Z"/>
                    <w:rFonts w:cstheme="minorHAnsi"/>
                    <w:sz w:val="20"/>
                    <w:szCs w:val="20"/>
                  </w:rPr>
                </w:rPrChange>
              </w:rPr>
            </w:pPr>
            <w:del w:id="2102" w:author="Matt Lyon" w:date="2020-11-03T15:09:00Z">
              <w:r w:rsidRPr="00EC5064" w:rsidDel="00260A60">
                <w:rPr>
                  <w:rFonts w:ascii="Calibri" w:hAnsi="Calibri" w:cs="Calibri"/>
                  <w:sz w:val="22"/>
                  <w:szCs w:val="22"/>
                  <w:rPrChange w:id="2103" w:author="Matt Lyon" w:date="2020-10-26T16:50:00Z">
                    <w:rPr>
                      <w:rFonts w:cstheme="minorHAnsi"/>
                      <w:sz w:val="20"/>
                      <w:szCs w:val="20"/>
                    </w:rPr>
                  </w:rPrChange>
                </w:rPr>
                <w:delText>0.2503</w:delText>
              </w:r>
            </w:del>
          </w:p>
        </w:tc>
        <w:tc>
          <w:tcPr>
            <w:tcW w:w="1842" w:type="dxa"/>
          </w:tcPr>
          <w:p w14:paraId="1111E628" w14:textId="4125141D" w:rsidR="00506A18" w:rsidRPr="00EC5064" w:rsidDel="00260A60" w:rsidRDefault="00506A18" w:rsidP="00636A6D">
            <w:pPr>
              <w:rPr>
                <w:del w:id="2104" w:author="Matt Lyon" w:date="2020-11-03T15:09:00Z"/>
                <w:rFonts w:ascii="Calibri" w:hAnsi="Calibri" w:cs="Calibri"/>
                <w:sz w:val="22"/>
                <w:szCs w:val="22"/>
                <w:rPrChange w:id="2105" w:author="Matt Lyon" w:date="2020-10-26T16:50:00Z">
                  <w:rPr>
                    <w:del w:id="2106" w:author="Matt Lyon" w:date="2020-11-03T15:09:00Z"/>
                    <w:rFonts w:cstheme="minorHAnsi"/>
                    <w:sz w:val="20"/>
                    <w:szCs w:val="20"/>
                  </w:rPr>
                </w:rPrChange>
              </w:rPr>
            </w:pPr>
            <w:del w:id="2107" w:author="Matt Lyon" w:date="2020-11-03T15:09:00Z">
              <w:r w:rsidRPr="00EC5064" w:rsidDel="00260A60">
                <w:rPr>
                  <w:rFonts w:ascii="Calibri" w:hAnsi="Calibri" w:cs="Calibri"/>
                  <w:sz w:val="22"/>
                  <w:szCs w:val="22"/>
                  <w:rPrChange w:id="2108" w:author="Matt Lyon" w:date="2020-10-26T16:50:00Z">
                    <w:rPr>
                      <w:rFonts w:cstheme="minorHAnsi"/>
                      <w:sz w:val="20"/>
                      <w:szCs w:val="20"/>
                    </w:rPr>
                  </w:rPrChange>
                </w:rPr>
                <w:delText>0.64 (0.61-0.67)</w:delText>
              </w:r>
            </w:del>
          </w:p>
        </w:tc>
        <w:tc>
          <w:tcPr>
            <w:tcW w:w="1606" w:type="dxa"/>
          </w:tcPr>
          <w:p w14:paraId="76B7531C" w14:textId="6F6AB543" w:rsidR="00506A18" w:rsidRPr="00EC5064" w:rsidDel="00260A60" w:rsidRDefault="00506A18" w:rsidP="00874DB1">
            <w:pPr>
              <w:jc w:val="center"/>
              <w:rPr>
                <w:del w:id="2109" w:author="Matt Lyon" w:date="2020-11-03T15:09:00Z"/>
                <w:rFonts w:ascii="Calibri" w:hAnsi="Calibri" w:cs="Calibri"/>
                <w:sz w:val="22"/>
                <w:szCs w:val="22"/>
                <w:rPrChange w:id="2110" w:author="Matt Lyon" w:date="2020-10-26T16:50:00Z">
                  <w:rPr>
                    <w:del w:id="2111" w:author="Matt Lyon" w:date="2020-11-03T15:09:00Z"/>
                    <w:rFonts w:cstheme="minorHAnsi"/>
                    <w:sz w:val="20"/>
                    <w:szCs w:val="20"/>
                  </w:rPr>
                </w:rPrChange>
              </w:rPr>
            </w:pPr>
            <w:del w:id="2112" w:author="Matt Lyon" w:date="2020-11-03T15:09:00Z">
              <w:r w:rsidRPr="00EC5064" w:rsidDel="00260A60">
                <w:rPr>
                  <w:rFonts w:ascii="Calibri" w:hAnsi="Calibri" w:cs="Calibri"/>
                  <w:sz w:val="22"/>
                  <w:szCs w:val="22"/>
                  <w:rPrChange w:id="2113" w:author="Matt Lyon" w:date="2020-10-26T16:50:00Z">
                    <w:rPr>
                      <w:rFonts w:cstheme="minorHAnsi"/>
                      <w:sz w:val="20"/>
                      <w:szCs w:val="20"/>
                    </w:rPr>
                  </w:rPrChange>
                </w:rPr>
                <w:delText>87 (22.1%)</w:delText>
              </w:r>
            </w:del>
          </w:p>
        </w:tc>
        <w:tc>
          <w:tcPr>
            <w:tcW w:w="946" w:type="dxa"/>
          </w:tcPr>
          <w:p w14:paraId="71FC5D6B" w14:textId="270CF738" w:rsidR="00506A18" w:rsidRPr="00EC5064" w:rsidDel="00260A60" w:rsidRDefault="00506A18" w:rsidP="00874DB1">
            <w:pPr>
              <w:jc w:val="center"/>
              <w:rPr>
                <w:del w:id="2114" w:author="Matt Lyon" w:date="2020-11-03T15:09:00Z"/>
                <w:rFonts w:ascii="Calibri" w:hAnsi="Calibri" w:cs="Calibri"/>
                <w:sz w:val="22"/>
                <w:szCs w:val="22"/>
                <w:rPrChange w:id="2115" w:author="Matt Lyon" w:date="2020-10-26T16:50:00Z">
                  <w:rPr>
                    <w:del w:id="2116" w:author="Matt Lyon" w:date="2020-11-03T15:09:00Z"/>
                    <w:rFonts w:cstheme="minorHAnsi"/>
                    <w:sz w:val="20"/>
                    <w:szCs w:val="20"/>
                  </w:rPr>
                </w:rPrChange>
              </w:rPr>
            </w:pPr>
            <w:del w:id="2117" w:author="Matt Lyon" w:date="2020-11-03T15:09:00Z">
              <w:r w:rsidRPr="00EC5064" w:rsidDel="00260A60">
                <w:rPr>
                  <w:rFonts w:ascii="Calibri" w:hAnsi="Calibri" w:cs="Calibri"/>
                  <w:sz w:val="22"/>
                  <w:szCs w:val="22"/>
                  <w:rPrChange w:id="2118" w:author="Matt Lyon" w:date="2020-10-26T16:50:00Z">
                    <w:rPr>
                      <w:rFonts w:cstheme="minorHAnsi"/>
                      <w:sz w:val="20"/>
                      <w:szCs w:val="20"/>
                    </w:rPr>
                  </w:rPrChange>
                </w:rPr>
                <w:delText>0.6889</w:delText>
              </w:r>
            </w:del>
          </w:p>
        </w:tc>
      </w:tr>
      <w:tr w:rsidR="00506A18" w:rsidRPr="00EC5064" w:rsidDel="00260A60" w14:paraId="257C7D28" w14:textId="1523C044" w:rsidTr="009135AE">
        <w:trPr>
          <w:del w:id="2119" w:author="Matt Lyon" w:date="2020-11-03T15:09:00Z"/>
        </w:trPr>
        <w:tc>
          <w:tcPr>
            <w:tcW w:w="2076" w:type="dxa"/>
          </w:tcPr>
          <w:p w14:paraId="746FCF4A" w14:textId="0119A41A" w:rsidR="00506A18" w:rsidRPr="00EC5064" w:rsidDel="00260A60" w:rsidRDefault="00506A18" w:rsidP="009B03B2">
            <w:pPr>
              <w:rPr>
                <w:del w:id="2120" w:author="Matt Lyon" w:date="2020-11-03T15:09:00Z"/>
                <w:rFonts w:ascii="Calibri" w:hAnsi="Calibri" w:cs="Calibri"/>
                <w:sz w:val="22"/>
                <w:szCs w:val="22"/>
                <w:rPrChange w:id="2121" w:author="Matt Lyon" w:date="2020-10-26T16:50:00Z">
                  <w:rPr>
                    <w:del w:id="2122" w:author="Matt Lyon" w:date="2020-11-03T15:09:00Z"/>
                    <w:rFonts w:cstheme="minorHAnsi"/>
                    <w:sz w:val="20"/>
                    <w:szCs w:val="20"/>
                  </w:rPr>
                </w:rPrChange>
              </w:rPr>
            </w:pPr>
            <w:del w:id="2123" w:author="Matt Lyon" w:date="2020-11-03T15:09:00Z">
              <w:r w:rsidRPr="00EC5064" w:rsidDel="00260A60">
                <w:rPr>
                  <w:rFonts w:ascii="Calibri" w:hAnsi="Calibri" w:cs="Calibri"/>
                  <w:sz w:val="22"/>
                  <w:szCs w:val="22"/>
                  <w:rPrChange w:id="2124" w:author="Matt Lyon" w:date="2020-10-26T16:50:00Z">
                    <w:rPr>
                      <w:rFonts w:cstheme="minorHAnsi"/>
                      <w:sz w:val="20"/>
                      <w:szCs w:val="20"/>
                    </w:rPr>
                  </w:rPrChange>
                </w:rPr>
                <w:delText>ML Model</w:delText>
              </w:r>
            </w:del>
          </w:p>
        </w:tc>
        <w:tc>
          <w:tcPr>
            <w:tcW w:w="1847" w:type="dxa"/>
          </w:tcPr>
          <w:p w14:paraId="00702F44" w14:textId="4FB9346A" w:rsidR="00506A18" w:rsidRPr="00EC5064" w:rsidDel="00260A60" w:rsidRDefault="00506A18" w:rsidP="00874DB1">
            <w:pPr>
              <w:jc w:val="center"/>
              <w:rPr>
                <w:del w:id="2125" w:author="Matt Lyon" w:date="2020-11-03T15:09:00Z"/>
                <w:rFonts w:ascii="Calibri" w:hAnsi="Calibri" w:cs="Calibri"/>
                <w:sz w:val="22"/>
                <w:szCs w:val="22"/>
                <w:rPrChange w:id="2126" w:author="Matt Lyon" w:date="2020-10-26T16:50:00Z">
                  <w:rPr>
                    <w:del w:id="2127" w:author="Matt Lyon" w:date="2020-11-03T15:09:00Z"/>
                    <w:rFonts w:cstheme="minorHAnsi"/>
                    <w:sz w:val="20"/>
                    <w:szCs w:val="20"/>
                  </w:rPr>
                </w:rPrChange>
              </w:rPr>
            </w:pPr>
          </w:p>
        </w:tc>
        <w:tc>
          <w:tcPr>
            <w:tcW w:w="1430" w:type="dxa"/>
            <w:gridSpan w:val="2"/>
          </w:tcPr>
          <w:p w14:paraId="6AD1EE09" w14:textId="0F1C9E7A" w:rsidR="00506A18" w:rsidRPr="00EC5064" w:rsidDel="00260A60" w:rsidRDefault="00506A18" w:rsidP="00874DB1">
            <w:pPr>
              <w:jc w:val="center"/>
              <w:rPr>
                <w:del w:id="2128" w:author="Matt Lyon" w:date="2020-11-03T15:09:00Z"/>
                <w:rFonts w:ascii="Calibri" w:hAnsi="Calibri" w:cs="Calibri"/>
                <w:sz w:val="22"/>
                <w:szCs w:val="22"/>
                <w:rPrChange w:id="2129" w:author="Matt Lyon" w:date="2020-10-26T16:50:00Z">
                  <w:rPr>
                    <w:del w:id="2130" w:author="Matt Lyon" w:date="2020-11-03T15:09:00Z"/>
                    <w:rFonts w:cstheme="minorHAnsi"/>
                    <w:sz w:val="20"/>
                    <w:szCs w:val="20"/>
                  </w:rPr>
                </w:rPrChange>
              </w:rPr>
            </w:pPr>
          </w:p>
        </w:tc>
        <w:tc>
          <w:tcPr>
            <w:tcW w:w="1796" w:type="dxa"/>
          </w:tcPr>
          <w:p w14:paraId="12A5C12A" w14:textId="57F876B3" w:rsidR="00506A18" w:rsidRPr="00EC5064" w:rsidDel="00260A60" w:rsidRDefault="00506A18" w:rsidP="00874DB1">
            <w:pPr>
              <w:jc w:val="center"/>
              <w:rPr>
                <w:del w:id="2131" w:author="Matt Lyon" w:date="2020-11-03T15:09:00Z"/>
                <w:rFonts w:ascii="Calibri" w:hAnsi="Calibri" w:cs="Calibri"/>
                <w:sz w:val="22"/>
                <w:szCs w:val="22"/>
                <w:rPrChange w:id="2132" w:author="Matt Lyon" w:date="2020-10-26T16:50:00Z">
                  <w:rPr>
                    <w:del w:id="2133" w:author="Matt Lyon" w:date="2020-11-03T15:09:00Z"/>
                    <w:rFonts w:cstheme="minorHAnsi"/>
                    <w:sz w:val="20"/>
                    <w:szCs w:val="20"/>
                  </w:rPr>
                </w:rPrChange>
              </w:rPr>
            </w:pPr>
          </w:p>
        </w:tc>
        <w:tc>
          <w:tcPr>
            <w:tcW w:w="1490" w:type="dxa"/>
          </w:tcPr>
          <w:p w14:paraId="7BF02ADE" w14:textId="71EE9CB2" w:rsidR="00506A18" w:rsidRPr="00EC5064" w:rsidDel="00260A60" w:rsidRDefault="00506A18" w:rsidP="00874DB1">
            <w:pPr>
              <w:jc w:val="center"/>
              <w:rPr>
                <w:del w:id="2134" w:author="Matt Lyon" w:date="2020-11-03T15:09:00Z"/>
                <w:rFonts w:ascii="Calibri" w:hAnsi="Calibri" w:cs="Calibri"/>
                <w:sz w:val="22"/>
                <w:szCs w:val="22"/>
                <w:rPrChange w:id="2135" w:author="Matt Lyon" w:date="2020-10-26T16:50:00Z">
                  <w:rPr>
                    <w:del w:id="2136" w:author="Matt Lyon" w:date="2020-11-03T15:09:00Z"/>
                    <w:rFonts w:cstheme="minorHAnsi"/>
                    <w:sz w:val="20"/>
                    <w:szCs w:val="20"/>
                  </w:rPr>
                </w:rPrChange>
              </w:rPr>
            </w:pPr>
          </w:p>
        </w:tc>
        <w:tc>
          <w:tcPr>
            <w:tcW w:w="851" w:type="dxa"/>
          </w:tcPr>
          <w:p w14:paraId="47A972D8" w14:textId="69FE598A" w:rsidR="00506A18" w:rsidRPr="00EC5064" w:rsidDel="00260A60" w:rsidRDefault="00506A18" w:rsidP="00874DB1">
            <w:pPr>
              <w:jc w:val="center"/>
              <w:rPr>
                <w:del w:id="2137" w:author="Matt Lyon" w:date="2020-11-03T15:09:00Z"/>
                <w:rFonts w:ascii="Calibri" w:hAnsi="Calibri" w:cs="Calibri"/>
                <w:sz w:val="22"/>
                <w:szCs w:val="22"/>
                <w:rPrChange w:id="2138" w:author="Matt Lyon" w:date="2020-10-26T16:50:00Z">
                  <w:rPr>
                    <w:del w:id="2139" w:author="Matt Lyon" w:date="2020-11-03T15:09:00Z"/>
                    <w:rFonts w:cstheme="minorHAnsi"/>
                    <w:sz w:val="20"/>
                    <w:szCs w:val="20"/>
                  </w:rPr>
                </w:rPrChange>
              </w:rPr>
            </w:pPr>
          </w:p>
        </w:tc>
        <w:tc>
          <w:tcPr>
            <w:tcW w:w="1842" w:type="dxa"/>
          </w:tcPr>
          <w:p w14:paraId="4AA7AD66" w14:textId="5DBDED28" w:rsidR="00506A18" w:rsidRPr="00EC5064" w:rsidDel="00260A60" w:rsidRDefault="00506A18" w:rsidP="00874DB1">
            <w:pPr>
              <w:jc w:val="center"/>
              <w:rPr>
                <w:del w:id="2140" w:author="Matt Lyon" w:date="2020-11-03T15:09:00Z"/>
                <w:rFonts w:ascii="Calibri" w:hAnsi="Calibri" w:cs="Calibri"/>
                <w:sz w:val="22"/>
                <w:szCs w:val="22"/>
                <w:rPrChange w:id="2141" w:author="Matt Lyon" w:date="2020-10-26T16:50:00Z">
                  <w:rPr>
                    <w:del w:id="2142" w:author="Matt Lyon" w:date="2020-11-03T15:09:00Z"/>
                    <w:rFonts w:cstheme="minorHAnsi"/>
                    <w:sz w:val="20"/>
                    <w:szCs w:val="20"/>
                  </w:rPr>
                </w:rPrChange>
              </w:rPr>
            </w:pPr>
          </w:p>
        </w:tc>
        <w:tc>
          <w:tcPr>
            <w:tcW w:w="1606" w:type="dxa"/>
          </w:tcPr>
          <w:p w14:paraId="1DB3EF3C" w14:textId="5A3FF231" w:rsidR="00506A18" w:rsidRPr="00EC5064" w:rsidDel="00260A60" w:rsidRDefault="00506A18" w:rsidP="00874DB1">
            <w:pPr>
              <w:jc w:val="center"/>
              <w:rPr>
                <w:del w:id="2143" w:author="Matt Lyon" w:date="2020-11-03T15:09:00Z"/>
                <w:rFonts w:ascii="Calibri" w:hAnsi="Calibri" w:cs="Calibri"/>
                <w:sz w:val="22"/>
                <w:szCs w:val="22"/>
                <w:rPrChange w:id="2144" w:author="Matt Lyon" w:date="2020-10-26T16:50:00Z">
                  <w:rPr>
                    <w:del w:id="2145" w:author="Matt Lyon" w:date="2020-11-03T15:09:00Z"/>
                    <w:rFonts w:cstheme="minorHAnsi"/>
                    <w:sz w:val="20"/>
                    <w:szCs w:val="20"/>
                  </w:rPr>
                </w:rPrChange>
              </w:rPr>
            </w:pPr>
          </w:p>
        </w:tc>
        <w:tc>
          <w:tcPr>
            <w:tcW w:w="946" w:type="dxa"/>
          </w:tcPr>
          <w:p w14:paraId="1AED87B9" w14:textId="623B39C2" w:rsidR="00506A18" w:rsidRPr="00EC5064" w:rsidDel="00260A60" w:rsidRDefault="00506A18" w:rsidP="00874DB1">
            <w:pPr>
              <w:jc w:val="center"/>
              <w:rPr>
                <w:del w:id="2146" w:author="Matt Lyon" w:date="2020-11-03T15:09:00Z"/>
                <w:rFonts w:ascii="Calibri" w:hAnsi="Calibri" w:cs="Calibri"/>
                <w:sz w:val="22"/>
                <w:szCs w:val="22"/>
                <w:rPrChange w:id="2147" w:author="Matt Lyon" w:date="2020-10-26T16:50:00Z">
                  <w:rPr>
                    <w:del w:id="2148" w:author="Matt Lyon" w:date="2020-11-03T15:09:00Z"/>
                    <w:rFonts w:cstheme="minorHAnsi"/>
                    <w:sz w:val="20"/>
                    <w:szCs w:val="20"/>
                  </w:rPr>
                </w:rPrChange>
              </w:rPr>
            </w:pPr>
          </w:p>
        </w:tc>
      </w:tr>
      <w:tr w:rsidR="00506A18" w:rsidRPr="00EC5064" w:rsidDel="00260A60" w14:paraId="38D7E010" w14:textId="46769E09" w:rsidTr="009135AE">
        <w:trPr>
          <w:del w:id="2149" w:author="Matt Lyon" w:date="2020-11-03T15:09:00Z"/>
        </w:trPr>
        <w:tc>
          <w:tcPr>
            <w:tcW w:w="2076" w:type="dxa"/>
          </w:tcPr>
          <w:p w14:paraId="33DA1CCE" w14:textId="29C70DED" w:rsidR="00506A18" w:rsidRPr="00EC5064" w:rsidDel="00260A60" w:rsidRDefault="00506A18" w:rsidP="009B03B2">
            <w:pPr>
              <w:rPr>
                <w:del w:id="2150" w:author="Matt Lyon" w:date="2020-11-03T15:09:00Z"/>
                <w:rFonts w:ascii="Calibri" w:hAnsi="Calibri" w:cs="Calibri"/>
                <w:sz w:val="22"/>
                <w:szCs w:val="22"/>
                <w:rPrChange w:id="2151" w:author="Matt Lyon" w:date="2020-10-26T16:50:00Z">
                  <w:rPr>
                    <w:del w:id="2152" w:author="Matt Lyon" w:date="2020-11-03T15:09:00Z"/>
                    <w:rFonts w:cstheme="minorHAnsi"/>
                    <w:sz w:val="20"/>
                    <w:szCs w:val="20"/>
                  </w:rPr>
                </w:rPrChange>
              </w:rPr>
            </w:pPr>
            <w:del w:id="2153" w:author="Matt Lyon" w:date="2020-11-03T15:09:00Z">
              <w:r w:rsidRPr="00EC5064" w:rsidDel="00260A60">
                <w:rPr>
                  <w:rFonts w:ascii="Calibri" w:hAnsi="Calibri" w:cs="Calibri"/>
                  <w:sz w:val="22"/>
                  <w:szCs w:val="22"/>
                  <w:rPrChange w:id="2154" w:author="Matt Lyon" w:date="2020-10-26T16:50:00Z">
                    <w:rPr>
                      <w:rFonts w:cstheme="minorHAnsi"/>
                      <w:sz w:val="20"/>
                      <w:szCs w:val="20"/>
                    </w:rPr>
                  </w:rPrChange>
                </w:rPr>
                <w:delText>p-value</w:delText>
              </w:r>
            </w:del>
          </w:p>
        </w:tc>
        <w:tc>
          <w:tcPr>
            <w:tcW w:w="1847" w:type="dxa"/>
          </w:tcPr>
          <w:p w14:paraId="518FEA4B" w14:textId="546E0C39" w:rsidR="00506A18" w:rsidRPr="00EC5064" w:rsidDel="00260A60" w:rsidRDefault="00506A18" w:rsidP="00874DB1">
            <w:pPr>
              <w:jc w:val="center"/>
              <w:rPr>
                <w:del w:id="2155" w:author="Matt Lyon" w:date="2020-11-03T15:09:00Z"/>
                <w:rFonts w:ascii="Calibri" w:hAnsi="Calibri" w:cs="Calibri"/>
                <w:sz w:val="22"/>
                <w:szCs w:val="22"/>
                <w:rPrChange w:id="2156" w:author="Matt Lyon" w:date="2020-10-26T16:50:00Z">
                  <w:rPr>
                    <w:del w:id="2157" w:author="Matt Lyon" w:date="2020-11-03T15:09:00Z"/>
                    <w:rFonts w:cstheme="minorHAnsi"/>
                    <w:sz w:val="20"/>
                    <w:szCs w:val="20"/>
                  </w:rPr>
                </w:rPrChange>
              </w:rPr>
            </w:pPr>
          </w:p>
        </w:tc>
        <w:tc>
          <w:tcPr>
            <w:tcW w:w="1430" w:type="dxa"/>
            <w:gridSpan w:val="2"/>
          </w:tcPr>
          <w:p w14:paraId="191C28D3" w14:textId="1CD7B95B" w:rsidR="00506A18" w:rsidRPr="00EC5064" w:rsidDel="00260A60" w:rsidRDefault="00506A18" w:rsidP="00874DB1">
            <w:pPr>
              <w:jc w:val="center"/>
              <w:rPr>
                <w:del w:id="2158" w:author="Matt Lyon" w:date="2020-11-03T15:09:00Z"/>
                <w:rFonts w:ascii="Calibri" w:hAnsi="Calibri" w:cs="Calibri"/>
                <w:sz w:val="22"/>
                <w:szCs w:val="22"/>
                <w:rPrChange w:id="2159" w:author="Matt Lyon" w:date="2020-10-26T16:50:00Z">
                  <w:rPr>
                    <w:del w:id="2160" w:author="Matt Lyon" w:date="2020-11-03T15:09:00Z"/>
                    <w:rFonts w:cstheme="minorHAnsi"/>
                    <w:sz w:val="20"/>
                    <w:szCs w:val="20"/>
                  </w:rPr>
                </w:rPrChange>
              </w:rPr>
            </w:pPr>
          </w:p>
        </w:tc>
        <w:tc>
          <w:tcPr>
            <w:tcW w:w="1796" w:type="dxa"/>
          </w:tcPr>
          <w:p w14:paraId="6856D781" w14:textId="1AEE98F3" w:rsidR="00506A18" w:rsidRPr="00EC5064" w:rsidDel="00260A60" w:rsidRDefault="00506A18" w:rsidP="00874DB1">
            <w:pPr>
              <w:jc w:val="center"/>
              <w:rPr>
                <w:del w:id="2161" w:author="Matt Lyon" w:date="2020-11-03T15:09:00Z"/>
                <w:rFonts w:ascii="Calibri" w:hAnsi="Calibri" w:cs="Calibri"/>
                <w:sz w:val="22"/>
                <w:szCs w:val="22"/>
                <w:rPrChange w:id="2162" w:author="Matt Lyon" w:date="2020-10-26T16:50:00Z">
                  <w:rPr>
                    <w:del w:id="2163" w:author="Matt Lyon" w:date="2020-11-03T15:09:00Z"/>
                    <w:rFonts w:cstheme="minorHAnsi"/>
                    <w:sz w:val="20"/>
                    <w:szCs w:val="20"/>
                  </w:rPr>
                </w:rPrChange>
              </w:rPr>
            </w:pPr>
          </w:p>
        </w:tc>
        <w:tc>
          <w:tcPr>
            <w:tcW w:w="1490" w:type="dxa"/>
          </w:tcPr>
          <w:p w14:paraId="66965A2F" w14:textId="4E6E614B" w:rsidR="00506A18" w:rsidRPr="00EC5064" w:rsidDel="00260A60" w:rsidRDefault="00506A18" w:rsidP="00874DB1">
            <w:pPr>
              <w:jc w:val="center"/>
              <w:rPr>
                <w:del w:id="2164" w:author="Matt Lyon" w:date="2020-11-03T15:09:00Z"/>
                <w:rFonts w:ascii="Calibri" w:hAnsi="Calibri" w:cs="Calibri"/>
                <w:sz w:val="22"/>
                <w:szCs w:val="22"/>
                <w:rPrChange w:id="2165" w:author="Matt Lyon" w:date="2020-10-26T16:50:00Z">
                  <w:rPr>
                    <w:del w:id="2166" w:author="Matt Lyon" w:date="2020-11-03T15:09:00Z"/>
                    <w:rFonts w:cstheme="minorHAnsi"/>
                    <w:sz w:val="20"/>
                    <w:szCs w:val="20"/>
                  </w:rPr>
                </w:rPrChange>
              </w:rPr>
            </w:pPr>
          </w:p>
        </w:tc>
        <w:tc>
          <w:tcPr>
            <w:tcW w:w="851" w:type="dxa"/>
          </w:tcPr>
          <w:p w14:paraId="310EB39D" w14:textId="7B974ADE" w:rsidR="00506A18" w:rsidRPr="00EC5064" w:rsidDel="00260A60" w:rsidRDefault="00506A18" w:rsidP="00874DB1">
            <w:pPr>
              <w:jc w:val="center"/>
              <w:rPr>
                <w:del w:id="2167" w:author="Matt Lyon" w:date="2020-11-03T15:09:00Z"/>
                <w:rFonts w:ascii="Calibri" w:hAnsi="Calibri" w:cs="Calibri"/>
                <w:sz w:val="22"/>
                <w:szCs w:val="22"/>
                <w:rPrChange w:id="2168" w:author="Matt Lyon" w:date="2020-10-26T16:50:00Z">
                  <w:rPr>
                    <w:del w:id="2169" w:author="Matt Lyon" w:date="2020-11-03T15:09:00Z"/>
                    <w:rFonts w:cstheme="minorHAnsi"/>
                    <w:sz w:val="20"/>
                    <w:szCs w:val="20"/>
                  </w:rPr>
                </w:rPrChange>
              </w:rPr>
            </w:pPr>
          </w:p>
        </w:tc>
        <w:tc>
          <w:tcPr>
            <w:tcW w:w="1842" w:type="dxa"/>
          </w:tcPr>
          <w:p w14:paraId="1C0D4F26" w14:textId="76201191" w:rsidR="00506A18" w:rsidRPr="00EC5064" w:rsidDel="00260A60" w:rsidRDefault="00506A18" w:rsidP="00874DB1">
            <w:pPr>
              <w:jc w:val="center"/>
              <w:rPr>
                <w:del w:id="2170" w:author="Matt Lyon" w:date="2020-11-03T15:09:00Z"/>
                <w:rFonts w:ascii="Calibri" w:hAnsi="Calibri" w:cs="Calibri"/>
                <w:sz w:val="22"/>
                <w:szCs w:val="22"/>
                <w:rPrChange w:id="2171" w:author="Matt Lyon" w:date="2020-10-26T16:50:00Z">
                  <w:rPr>
                    <w:del w:id="2172" w:author="Matt Lyon" w:date="2020-11-03T15:09:00Z"/>
                    <w:rFonts w:cstheme="minorHAnsi"/>
                    <w:sz w:val="20"/>
                    <w:szCs w:val="20"/>
                  </w:rPr>
                </w:rPrChange>
              </w:rPr>
            </w:pPr>
          </w:p>
        </w:tc>
        <w:tc>
          <w:tcPr>
            <w:tcW w:w="1606" w:type="dxa"/>
          </w:tcPr>
          <w:p w14:paraId="45A238B9" w14:textId="474EEFAC" w:rsidR="00506A18" w:rsidRPr="00EC5064" w:rsidDel="00260A60" w:rsidRDefault="00506A18" w:rsidP="00874DB1">
            <w:pPr>
              <w:jc w:val="center"/>
              <w:rPr>
                <w:del w:id="2173" w:author="Matt Lyon" w:date="2020-11-03T15:09:00Z"/>
                <w:rFonts w:ascii="Calibri" w:hAnsi="Calibri" w:cs="Calibri"/>
                <w:sz w:val="22"/>
                <w:szCs w:val="22"/>
                <w:rPrChange w:id="2174" w:author="Matt Lyon" w:date="2020-10-26T16:50:00Z">
                  <w:rPr>
                    <w:del w:id="2175" w:author="Matt Lyon" w:date="2020-11-03T15:09:00Z"/>
                    <w:rFonts w:cstheme="minorHAnsi"/>
                    <w:sz w:val="20"/>
                    <w:szCs w:val="20"/>
                  </w:rPr>
                </w:rPrChange>
              </w:rPr>
            </w:pPr>
          </w:p>
        </w:tc>
        <w:tc>
          <w:tcPr>
            <w:tcW w:w="946" w:type="dxa"/>
          </w:tcPr>
          <w:p w14:paraId="7B66FBD4" w14:textId="3A4D6709" w:rsidR="00506A18" w:rsidRPr="00EC5064" w:rsidDel="00260A60" w:rsidRDefault="00506A18" w:rsidP="00874DB1">
            <w:pPr>
              <w:jc w:val="center"/>
              <w:rPr>
                <w:del w:id="2176" w:author="Matt Lyon" w:date="2020-11-03T15:09:00Z"/>
                <w:rFonts w:ascii="Calibri" w:hAnsi="Calibri" w:cs="Calibri"/>
                <w:sz w:val="22"/>
                <w:szCs w:val="22"/>
                <w:rPrChange w:id="2177" w:author="Matt Lyon" w:date="2020-10-26T16:50:00Z">
                  <w:rPr>
                    <w:del w:id="2178" w:author="Matt Lyon" w:date="2020-11-03T15:09:00Z"/>
                    <w:rFonts w:cstheme="minorHAnsi"/>
                    <w:sz w:val="20"/>
                    <w:szCs w:val="20"/>
                  </w:rPr>
                </w:rPrChange>
              </w:rPr>
            </w:pPr>
          </w:p>
        </w:tc>
      </w:tr>
      <w:tr w:rsidR="00506A18" w:rsidRPr="00EC5064" w:rsidDel="00260A60" w14:paraId="54811FFF" w14:textId="6FBE1790" w:rsidTr="00932424">
        <w:trPr>
          <w:del w:id="2179" w:author="Matt Lyon" w:date="2020-11-03T15:09:00Z"/>
        </w:trPr>
        <w:tc>
          <w:tcPr>
            <w:tcW w:w="13884" w:type="dxa"/>
            <w:gridSpan w:val="10"/>
          </w:tcPr>
          <w:p w14:paraId="4CBB9CF4" w14:textId="1A52A62F" w:rsidR="00506A18" w:rsidRPr="00EC5064" w:rsidDel="00260A60" w:rsidRDefault="00506A18" w:rsidP="00B147AA">
            <w:pPr>
              <w:rPr>
                <w:del w:id="2180" w:author="Matt Lyon" w:date="2020-11-03T15:09:00Z"/>
                <w:rFonts w:ascii="Calibri" w:hAnsi="Calibri" w:cs="Calibri"/>
                <w:b/>
                <w:sz w:val="22"/>
                <w:szCs w:val="22"/>
                <w:rPrChange w:id="2181" w:author="Matt Lyon" w:date="2020-10-26T16:50:00Z">
                  <w:rPr>
                    <w:del w:id="2182" w:author="Matt Lyon" w:date="2020-11-03T15:09:00Z"/>
                    <w:rFonts w:cstheme="minorHAnsi"/>
                    <w:b/>
                    <w:sz w:val="20"/>
                    <w:szCs w:val="20"/>
                  </w:rPr>
                </w:rPrChange>
              </w:rPr>
            </w:pPr>
            <w:del w:id="2183" w:author="Matt Lyon" w:date="2020-11-03T15:09:00Z">
              <w:r w:rsidRPr="00EC5064" w:rsidDel="00260A60">
                <w:rPr>
                  <w:rFonts w:ascii="Calibri" w:hAnsi="Calibri" w:cs="Calibri"/>
                  <w:b/>
                  <w:sz w:val="22"/>
                  <w:szCs w:val="22"/>
                  <w:rPrChange w:id="2184" w:author="Matt Lyon" w:date="2020-10-26T16:50:00Z">
                    <w:rPr>
                      <w:rFonts w:cstheme="minorHAnsi"/>
                      <w:b/>
                      <w:sz w:val="20"/>
                      <w:szCs w:val="20"/>
                    </w:rPr>
                  </w:rPrChange>
                </w:rPr>
                <w:delText>Perinatal Death</w:delText>
              </w:r>
            </w:del>
          </w:p>
        </w:tc>
      </w:tr>
      <w:tr w:rsidR="00506A18" w:rsidRPr="00EC5064" w:rsidDel="00260A60" w14:paraId="4D0E436F" w14:textId="2A3BCD8B" w:rsidTr="009135AE">
        <w:trPr>
          <w:del w:id="2185" w:author="Matt Lyon" w:date="2020-11-03T15:09:00Z"/>
        </w:trPr>
        <w:tc>
          <w:tcPr>
            <w:tcW w:w="2076" w:type="dxa"/>
          </w:tcPr>
          <w:p w14:paraId="78B54DEE" w14:textId="51F24E95" w:rsidR="00506A18" w:rsidRPr="00EC5064" w:rsidDel="00260A60" w:rsidRDefault="00506A18" w:rsidP="00932424">
            <w:pPr>
              <w:rPr>
                <w:del w:id="2186" w:author="Matt Lyon" w:date="2020-11-03T15:09:00Z"/>
                <w:rFonts w:ascii="Calibri" w:hAnsi="Calibri" w:cs="Calibri"/>
                <w:sz w:val="22"/>
                <w:szCs w:val="22"/>
                <w:rPrChange w:id="2187" w:author="Matt Lyon" w:date="2020-10-26T16:50:00Z">
                  <w:rPr>
                    <w:del w:id="2188" w:author="Matt Lyon" w:date="2020-11-03T15:09:00Z"/>
                    <w:rFonts w:cstheme="minorHAnsi"/>
                    <w:sz w:val="20"/>
                    <w:szCs w:val="20"/>
                  </w:rPr>
                </w:rPrChange>
              </w:rPr>
            </w:pPr>
            <w:del w:id="2189" w:author="Matt Lyon" w:date="2020-11-03T15:09:00Z">
              <w:r w:rsidRPr="00EC5064" w:rsidDel="00260A60">
                <w:rPr>
                  <w:rFonts w:ascii="Calibri" w:hAnsi="Calibri" w:cs="Calibri"/>
                  <w:sz w:val="22"/>
                  <w:szCs w:val="22"/>
                  <w:rPrChange w:id="2190" w:author="Matt Lyon" w:date="2020-10-26T16:50:00Z">
                    <w:rPr>
                      <w:rFonts w:cstheme="minorHAnsi"/>
                      <w:sz w:val="20"/>
                      <w:szCs w:val="20"/>
                    </w:rPr>
                  </w:rPrChange>
                </w:rPr>
                <w:delText>Conventional Analysis</w:delText>
              </w:r>
            </w:del>
          </w:p>
        </w:tc>
        <w:tc>
          <w:tcPr>
            <w:tcW w:w="1847" w:type="dxa"/>
          </w:tcPr>
          <w:p w14:paraId="5E7B8A90" w14:textId="1E4B5DF2" w:rsidR="00506A18" w:rsidRPr="00EC5064" w:rsidDel="00260A60" w:rsidRDefault="00506A18" w:rsidP="00124374">
            <w:pPr>
              <w:jc w:val="center"/>
              <w:rPr>
                <w:del w:id="2191" w:author="Matt Lyon" w:date="2020-11-03T15:09:00Z"/>
                <w:rFonts w:ascii="Calibri" w:hAnsi="Calibri" w:cs="Calibri"/>
                <w:sz w:val="22"/>
                <w:szCs w:val="22"/>
                <w:rPrChange w:id="2192" w:author="Matt Lyon" w:date="2020-10-26T16:50:00Z">
                  <w:rPr>
                    <w:del w:id="2193" w:author="Matt Lyon" w:date="2020-11-03T15:09:00Z"/>
                    <w:rFonts w:cstheme="minorHAnsi"/>
                    <w:sz w:val="20"/>
                    <w:szCs w:val="20"/>
                  </w:rPr>
                </w:rPrChange>
              </w:rPr>
            </w:pPr>
            <w:del w:id="2194" w:author="Matt Lyon" w:date="2020-11-03T15:09:00Z">
              <w:r w:rsidRPr="00EC5064" w:rsidDel="00260A60">
                <w:rPr>
                  <w:rFonts w:ascii="Calibri" w:hAnsi="Calibri" w:cs="Calibri"/>
                  <w:sz w:val="22"/>
                  <w:szCs w:val="22"/>
                  <w:rPrChange w:id="2195" w:author="Matt Lyon" w:date="2020-10-26T16:50:00Z">
                    <w:rPr>
                      <w:rFonts w:cstheme="minorHAnsi"/>
                      <w:sz w:val="20"/>
                      <w:szCs w:val="20"/>
                    </w:rPr>
                  </w:rPrChange>
                </w:rPr>
                <w:delText>0.61 (0.57-0.65)</w:delText>
              </w:r>
            </w:del>
          </w:p>
        </w:tc>
        <w:tc>
          <w:tcPr>
            <w:tcW w:w="1430" w:type="dxa"/>
            <w:gridSpan w:val="2"/>
          </w:tcPr>
          <w:p w14:paraId="447F8DC1" w14:textId="14610018" w:rsidR="00506A18" w:rsidRPr="00EC5064" w:rsidDel="00260A60" w:rsidRDefault="00506A18" w:rsidP="00874DB1">
            <w:pPr>
              <w:jc w:val="center"/>
              <w:rPr>
                <w:del w:id="2196" w:author="Matt Lyon" w:date="2020-11-03T15:09:00Z"/>
                <w:rFonts w:ascii="Calibri" w:hAnsi="Calibri" w:cs="Calibri"/>
                <w:sz w:val="22"/>
                <w:szCs w:val="22"/>
                <w:rPrChange w:id="2197" w:author="Matt Lyon" w:date="2020-10-26T16:50:00Z">
                  <w:rPr>
                    <w:del w:id="2198" w:author="Matt Lyon" w:date="2020-11-03T15:09:00Z"/>
                    <w:rFonts w:cstheme="minorHAnsi"/>
                    <w:sz w:val="20"/>
                    <w:szCs w:val="20"/>
                  </w:rPr>
                </w:rPrChange>
              </w:rPr>
            </w:pPr>
            <w:del w:id="2199" w:author="Matt Lyon" w:date="2020-11-03T15:09:00Z">
              <w:r w:rsidRPr="00EC5064" w:rsidDel="00260A60">
                <w:rPr>
                  <w:rFonts w:ascii="Calibri" w:hAnsi="Calibri" w:cs="Calibri"/>
                  <w:sz w:val="22"/>
                  <w:szCs w:val="22"/>
                  <w:rPrChange w:id="2200" w:author="Matt Lyon" w:date="2020-10-26T16:50:00Z">
                    <w:rPr>
                      <w:rFonts w:cstheme="minorHAnsi"/>
                      <w:sz w:val="20"/>
                      <w:szCs w:val="20"/>
                    </w:rPr>
                  </w:rPrChange>
                </w:rPr>
                <w:delText>30 (18.2%)</w:delText>
              </w:r>
            </w:del>
          </w:p>
        </w:tc>
        <w:tc>
          <w:tcPr>
            <w:tcW w:w="1796" w:type="dxa"/>
          </w:tcPr>
          <w:p w14:paraId="6C6DFDFA" w14:textId="77995588" w:rsidR="00506A18" w:rsidRPr="00EC5064" w:rsidDel="00260A60" w:rsidRDefault="00506A18" w:rsidP="00124374">
            <w:pPr>
              <w:jc w:val="center"/>
              <w:rPr>
                <w:del w:id="2201" w:author="Matt Lyon" w:date="2020-11-03T15:09:00Z"/>
                <w:rFonts w:ascii="Calibri" w:hAnsi="Calibri" w:cs="Calibri"/>
                <w:sz w:val="22"/>
                <w:szCs w:val="22"/>
                <w:rPrChange w:id="2202" w:author="Matt Lyon" w:date="2020-10-26T16:50:00Z">
                  <w:rPr>
                    <w:del w:id="2203" w:author="Matt Lyon" w:date="2020-11-03T15:09:00Z"/>
                    <w:rFonts w:cstheme="minorHAnsi"/>
                    <w:sz w:val="20"/>
                    <w:szCs w:val="20"/>
                  </w:rPr>
                </w:rPrChange>
              </w:rPr>
            </w:pPr>
            <w:del w:id="2204" w:author="Matt Lyon" w:date="2020-11-03T15:09:00Z">
              <w:r w:rsidRPr="00EC5064" w:rsidDel="00260A60">
                <w:rPr>
                  <w:rFonts w:ascii="Calibri" w:hAnsi="Calibri" w:cs="Calibri"/>
                  <w:sz w:val="22"/>
                  <w:szCs w:val="22"/>
                  <w:rPrChange w:id="2205" w:author="Matt Lyon" w:date="2020-10-26T16:50:00Z">
                    <w:rPr>
                      <w:rFonts w:cstheme="minorHAnsi"/>
                      <w:sz w:val="20"/>
                      <w:szCs w:val="20"/>
                    </w:rPr>
                  </w:rPrChange>
                </w:rPr>
                <w:delText>0.65 (0.61-0.70)</w:delText>
              </w:r>
            </w:del>
          </w:p>
        </w:tc>
        <w:tc>
          <w:tcPr>
            <w:tcW w:w="1490" w:type="dxa"/>
          </w:tcPr>
          <w:p w14:paraId="52B549FE" w14:textId="71114984" w:rsidR="00506A18" w:rsidRPr="00EC5064" w:rsidDel="00260A60" w:rsidRDefault="00506A18" w:rsidP="00874DB1">
            <w:pPr>
              <w:jc w:val="center"/>
              <w:rPr>
                <w:del w:id="2206" w:author="Matt Lyon" w:date="2020-11-03T15:09:00Z"/>
                <w:rFonts w:ascii="Calibri" w:hAnsi="Calibri" w:cs="Calibri"/>
                <w:sz w:val="22"/>
                <w:szCs w:val="22"/>
                <w:rPrChange w:id="2207" w:author="Matt Lyon" w:date="2020-10-26T16:50:00Z">
                  <w:rPr>
                    <w:del w:id="2208" w:author="Matt Lyon" w:date="2020-11-03T15:09:00Z"/>
                    <w:rFonts w:cstheme="minorHAnsi"/>
                    <w:sz w:val="20"/>
                    <w:szCs w:val="20"/>
                  </w:rPr>
                </w:rPrChange>
              </w:rPr>
            </w:pPr>
            <w:del w:id="2209" w:author="Matt Lyon" w:date="2020-11-03T15:09:00Z">
              <w:r w:rsidRPr="00EC5064" w:rsidDel="00260A60">
                <w:rPr>
                  <w:rFonts w:ascii="Calibri" w:hAnsi="Calibri" w:cs="Calibri"/>
                  <w:sz w:val="22"/>
                  <w:szCs w:val="22"/>
                  <w:rPrChange w:id="2210" w:author="Matt Lyon" w:date="2020-10-26T16:50:00Z">
                    <w:rPr>
                      <w:rFonts w:cstheme="minorHAnsi"/>
                      <w:sz w:val="20"/>
                      <w:szCs w:val="20"/>
                    </w:rPr>
                  </w:rPrChange>
                </w:rPr>
                <w:delText>57 (35.2%)</w:delText>
              </w:r>
            </w:del>
          </w:p>
        </w:tc>
        <w:tc>
          <w:tcPr>
            <w:tcW w:w="851" w:type="dxa"/>
          </w:tcPr>
          <w:p w14:paraId="0FE47DF4" w14:textId="5373713E" w:rsidR="00506A18" w:rsidRPr="00EC5064" w:rsidDel="00260A60" w:rsidRDefault="00506A18" w:rsidP="00874DB1">
            <w:pPr>
              <w:jc w:val="center"/>
              <w:rPr>
                <w:del w:id="2211" w:author="Matt Lyon" w:date="2020-11-03T15:09:00Z"/>
                <w:rFonts w:ascii="Calibri" w:hAnsi="Calibri" w:cs="Calibri"/>
                <w:sz w:val="22"/>
                <w:szCs w:val="22"/>
                <w:rPrChange w:id="2212" w:author="Matt Lyon" w:date="2020-10-26T16:50:00Z">
                  <w:rPr>
                    <w:del w:id="2213" w:author="Matt Lyon" w:date="2020-11-03T15:09:00Z"/>
                    <w:rFonts w:cstheme="minorHAnsi"/>
                    <w:sz w:val="20"/>
                    <w:szCs w:val="20"/>
                  </w:rPr>
                </w:rPrChange>
              </w:rPr>
            </w:pPr>
            <w:del w:id="2214" w:author="Matt Lyon" w:date="2020-11-03T15:09:00Z">
              <w:r w:rsidRPr="00EC5064" w:rsidDel="00260A60">
                <w:rPr>
                  <w:rFonts w:ascii="Calibri" w:hAnsi="Calibri" w:cs="Calibri"/>
                  <w:sz w:val="22"/>
                  <w:szCs w:val="22"/>
                  <w:rPrChange w:id="2215" w:author="Matt Lyon" w:date="2020-10-26T16:50:00Z">
                    <w:rPr>
                      <w:rFonts w:cstheme="minorHAnsi"/>
                      <w:sz w:val="20"/>
                      <w:szCs w:val="20"/>
                    </w:rPr>
                  </w:rPrChange>
                </w:rPr>
                <w:delText>0.0050</w:delText>
              </w:r>
            </w:del>
          </w:p>
        </w:tc>
        <w:tc>
          <w:tcPr>
            <w:tcW w:w="1842" w:type="dxa"/>
          </w:tcPr>
          <w:p w14:paraId="4BC0A39A" w14:textId="4A01B4CB" w:rsidR="00506A18" w:rsidRPr="00EC5064" w:rsidDel="00260A60" w:rsidRDefault="000F121A" w:rsidP="00124374">
            <w:pPr>
              <w:jc w:val="center"/>
              <w:rPr>
                <w:del w:id="2216" w:author="Matt Lyon" w:date="2020-11-03T15:09:00Z"/>
                <w:rFonts w:ascii="Calibri" w:hAnsi="Calibri" w:cs="Calibri"/>
                <w:sz w:val="22"/>
                <w:szCs w:val="22"/>
                <w:rPrChange w:id="2217" w:author="Matt Lyon" w:date="2020-10-26T16:50:00Z">
                  <w:rPr>
                    <w:del w:id="2218" w:author="Matt Lyon" w:date="2020-11-03T15:09:00Z"/>
                    <w:rFonts w:cstheme="minorHAnsi"/>
                    <w:sz w:val="20"/>
                    <w:szCs w:val="20"/>
                  </w:rPr>
                </w:rPrChange>
              </w:rPr>
            </w:pPr>
            <w:del w:id="2219" w:author="Matt Lyon" w:date="2020-11-03T15:09:00Z">
              <w:r w:rsidRPr="00EC5064" w:rsidDel="00260A60">
                <w:rPr>
                  <w:rFonts w:ascii="Calibri" w:hAnsi="Calibri" w:cs="Calibri"/>
                  <w:sz w:val="22"/>
                  <w:szCs w:val="22"/>
                  <w:rPrChange w:id="2220" w:author="Matt Lyon" w:date="2020-10-26T16:50:00Z">
                    <w:rPr>
                      <w:rFonts w:cstheme="minorHAnsi"/>
                      <w:sz w:val="20"/>
                      <w:szCs w:val="20"/>
                    </w:rPr>
                  </w:rPrChange>
                </w:rPr>
                <w:delText>N/A</w:delText>
              </w:r>
            </w:del>
          </w:p>
        </w:tc>
        <w:tc>
          <w:tcPr>
            <w:tcW w:w="1606" w:type="dxa"/>
          </w:tcPr>
          <w:p w14:paraId="385119FF" w14:textId="3E81B340" w:rsidR="00506A18" w:rsidRPr="00EC5064" w:rsidDel="00260A60" w:rsidRDefault="00506A18" w:rsidP="00874DB1">
            <w:pPr>
              <w:jc w:val="center"/>
              <w:rPr>
                <w:del w:id="2221" w:author="Matt Lyon" w:date="2020-11-03T15:09:00Z"/>
                <w:rFonts w:ascii="Calibri" w:hAnsi="Calibri" w:cs="Calibri"/>
                <w:sz w:val="22"/>
                <w:szCs w:val="22"/>
                <w:rPrChange w:id="2222" w:author="Matt Lyon" w:date="2020-10-26T16:50:00Z">
                  <w:rPr>
                    <w:del w:id="2223" w:author="Matt Lyon" w:date="2020-11-03T15:09:00Z"/>
                    <w:rFonts w:cstheme="minorHAnsi"/>
                    <w:sz w:val="20"/>
                    <w:szCs w:val="20"/>
                  </w:rPr>
                </w:rPrChange>
              </w:rPr>
            </w:pPr>
          </w:p>
        </w:tc>
        <w:tc>
          <w:tcPr>
            <w:tcW w:w="946" w:type="dxa"/>
          </w:tcPr>
          <w:p w14:paraId="1A5F1751" w14:textId="10C6807C" w:rsidR="00506A18" w:rsidRPr="00EC5064" w:rsidDel="00260A60" w:rsidRDefault="00506A18" w:rsidP="00874DB1">
            <w:pPr>
              <w:jc w:val="center"/>
              <w:rPr>
                <w:del w:id="2224" w:author="Matt Lyon" w:date="2020-11-03T15:09:00Z"/>
                <w:rFonts w:ascii="Calibri" w:hAnsi="Calibri" w:cs="Calibri"/>
                <w:sz w:val="22"/>
                <w:szCs w:val="22"/>
                <w:rPrChange w:id="2225" w:author="Matt Lyon" w:date="2020-10-26T16:50:00Z">
                  <w:rPr>
                    <w:del w:id="2226" w:author="Matt Lyon" w:date="2020-11-03T15:09:00Z"/>
                    <w:rFonts w:cstheme="minorHAnsi"/>
                    <w:sz w:val="20"/>
                    <w:szCs w:val="20"/>
                  </w:rPr>
                </w:rPrChange>
              </w:rPr>
            </w:pPr>
          </w:p>
        </w:tc>
      </w:tr>
      <w:tr w:rsidR="001125AD" w:rsidRPr="00EC5064" w:rsidDel="00260A60" w14:paraId="07EB6306" w14:textId="6B910436" w:rsidTr="009135AE">
        <w:trPr>
          <w:del w:id="2227" w:author="Matt Lyon" w:date="2020-11-03T15:09:00Z"/>
        </w:trPr>
        <w:tc>
          <w:tcPr>
            <w:tcW w:w="2076" w:type="dxa"/>
          </w:tcPr>
          <w:p w14:paraId="373DDE54" w14:textId="3837A2C3" w:rsidR="001125AD" w:rsidRPr="00EC5064" w:rsidDel="00260A60" w:rsidRDefault="001125AD" w:rsidP="00ED7B7B">
            <w:pPr>
              <w:rPr>
                <w:del w:id="2228" w:author="Matt Lyon" w:date="2020-11-03T15:09:00Z"/>
                <w:rFonts w:ascii="Calibri" w:hAnsi="Calibri" w:cs="Calibri"/>
                <w:sz w:val="22"/>
                <w:szCs w:val="22"/>
                <w:rPrChange w:id="2229" w:author="Matt Lyon" w:date="2020-10-26T16:50:00Z">
                  <w:rPr>
                    <w:del w:id="2230" w:author="Matt Lyon" w:date="2020-11-03T15:09:00Z"/>
                    <w:rFonts w:cstheme="minorHAnsi"/>
                    <w:sz w:val="20"/>
                    <w:szCs w:val="20"/>
                  </w:rPr>
                </w:rPrChange>
              </w:rPr>
            </w:pPr>
            <w:del w:id="2231" w:author="Matt Lyon" w:date="2020-11-03T15:09:00Z">
              <w:r w:rsidRPr="00EC5064" w:rsidDel="00260A60">
                <w:rPr>
                  <w:rFonts w:ascii="Calibri" w:hAnsi="Calibri" w:cs="Calibri"/>
                  <w:sz w:val="22"/>
                  <w:szCs w:val="22"/>
                  <w:rPrChange w:id="2232" w:author="Matt Lyon" w:date="2020-10-26T16:50:00Z">
                    <w:rPr>
                      <w:rFonts w:cstheme="minorHAnsi"/>
                      <w:sz w:val="20"/>
                      <w:szCs w:val="20"/>
                    </w:rPr>
                  </w:rPrChange>
                </w:rPr>
                <w:delText>ML (Google)</w:delText>
              </w:r>
            </w:del>
          </w:p>
        </w:tc>
        <w:tc>
          <w:tcPr>
            <w:tcW w:w="1847" w:type="dxa"/>
          </w:tcPr>
          <w:p w14:paraId="5B8710A9" w14:textId="48A94BD2" w:rsidR="001125AD" w:rsidRPr="00EC5064" w:rsidDel="00260A60" w:rsidRDefault="00C912F3" w:rsidP="00C912F3">
            <w:pPr>
              <w:jc w:val="center"/>
              <w:rPr>
                <w:del w:id="2233" w:author="Matt Lyon" w:date="2020-11-03T15:09:00Z"/>
                <w:rFonts w:ascii="Calibri" w:hAnsi="Calibri" w:cs="Calibri"/>
                <w:sz w:val="22"/>
                <w:szCs w:val="22"/>
                <w:rPrChange w:id="2234" w:author="Matt Lyon" w:date="2020-10-26T16:50:00Z">
                  <w:rPr>
                    <w:del w:id="2235" w:author="Matt Lyon" w:date="2020-11-03T15:09:00Z"/>
                    <w:rFonts w:cstheme="minorHAnsi"/>
                    <w:sz w:val="20"/>
                    <w:szCs w:val="20"/>
                  </w:rPr>
                </w:rPrChange>
              </w:rPr>
            </w:pPr>
            <w:del w:id="2236" w:author="Matt Lyon" w:date="2020-11-03T15:09:00Z">
              <w:r w:rsidRPr="00EC5064" w:rsidDel="00260A60">
                <w:rPr>
                  <w:rFonts w:ascii="Calibri" w:hAnsi="Calibri" w:cs="Calibri"/>
                  <w:sz w:val="22"/>
                  <w:szCs w:val="22"/>
                  <w:rPrChange w:id="2237" w:author="Matt Lyon" w:date="2020-10-26T16:50:00Z">
                    <w:rPr>
                      <w:rFonts w:cstheme="minorHAnsi"/>
                      <w:sz w:val="20"/>
                      <w:szCs w:val="20"/>
                    </w:rPr>
                  </w:rPrChange>
                </w:rPr>
                <w:delText>0.79 (0.76-0.82)</w:delText>
              </w:r>
            </w:del>
          </w:p>
        </w:tc>
        <w:tc>
          <w:tcPr>
            <w:tcW w:w="1430" w:type="dxa"/>
            <w:gridSpan w:val="2"/>
          </w:tcPr>
          <w:p w14:paraId="6796FC8F" w14:textId="21D33C40" w:rsidR="001125AD" w:rsidRPr="00EC5064" w:rsidDel="00260A60" w:rsidRDefault="009135AE" w:rsidP="00874DB1">
            <w:pPr>
              <w:jc w:val="center"/>
              <w:rPr>
                <w:del w:id="2238" w:author="Matt Lyon" w:date="2020-11-03T15:09:00Z"/>
                <w:rFonts w:ascii="Calibri" w:hAnsi="Calibri" w:cs="Calibri"/>
                <w:sz w:val="22"/>
                <w:szCs w:val="22"/>
                <w:rPrChange w:id="2239" w:author="Matt Lyon" w:date="2020-10-26T16:50:00Z">
                  <w:rPr>
                    <w:del w:id="2240" w:author="Matt Lyon" w:date="2020-11-03T15:09:00Z"/>
                    <w:rFonts w:cstheme="minorHAnsi"/>
                    <w:sz w:val="20"/>
                    <w:szCs w:val="20"/>
                  </w:rPr>
                </w:rPrChange>
              </w:rPr>
            </w:pPr>
            <w:del w:id="2241" w:author="Matt Lyon" w:date="2020-11-03T15:09:00Z">
              <w:r w:rsidRPr="00EC5064" w:rsidDel="00260A60">
                <w:rPr>
                  <w:rFonts w:ascii="Calibri" w:hAnsi="Calibri" w:cs="Calibri"/>
                  <w:sz w:val="22"/>
                  <w:szCs w:val="22"/>
                  <w:rPrChange w:id="2242" w:author="Matt Lyon" w:date="2020-10-26T16:50:00Z">
                    <w:rPr>
                      <w:rFonts w:cstheme="minorHAnsi"/>
                      <w:sz w:val="20"/>
                      <w:szCs w:val="20"/>
                    </w:rPr>
                  </w:rPrChange>
                </w:rPr>
                <w:delText xml:space="preserve">146 </w:delText>
              </w:r>
              <w:r w:rsidR="00C912F3" w:rsidRPr="00EC5064" w:rsidDel="00260A60">
                <w:rPr>
                  <w:rFonts w:ascii="Calibri" w:hAnsi="Calibri" w:cs="Calibri"/>
                  <w:sz w:val="22"/>
                  <w:szCs w:val="22"/>
                  <w:rPrChange w:id="2243" w:author="Matt Lyon" w:date="2020-10-26T16:50:00Z">
                    <w:rPr>
                      <w:rFonts w:cstheme="minorHAnsi"/>
                      <w:sz w:val="20"/>
                      <w:szCs w:val="20"/>
                    </w:rPr>
                  </w:rPrChange>
                </w:rPr>
                <w:delText>(55.9%)</w:delText>
              </w:r>
            </w:del>
          </w:p>
        </w:tc>
        <w:tc>
          <w:tcPr>
            <w:tcW w:w="1796" w:type="dxa"/>
          </w:tcPr>
          <w:p w14:paraId="2663D9A2" w14:textId="072751F6" w:rsidR="001125AD" w:rsidRPr="00EC5064" w:rsidDel="00260A60" w:rsidRDefault="007302AA" w:rsidP="004F0F21">
            <w:pPr>
              <w:jc w:val="center"/>
              <w:rPr>
                <w:del w:id="2244" w:author="Matt Lyon" w:date="2020-11-03T15:09:00Z"/>
                <w:rFonts w:ascii="Calibri" w:hAnsi="Calibri" w:cs="Calibri"/>
                <w:sz w:val="22"/>
                <w:szCs w:val="22"/>
                <w:rPrChange w:id="2245" w:author="Matt Lyon" w:date="2020-10-26T16:50:00Z">
                  <w:rPr>
                    <w:del w:id="2246" w:author="Matt Lyon" w:date="2020-11-03T15:09:00Z"/>
                    <w:rFonts w:cstheme="minorHAnsi"/>
                    <w:sz w:val="20"/>
                    <w:szCs w:val="20"/>
                  </w:rPr>
                </w:rPrChange>
              </w:rPr>
            </w:pPr>
            <w:del w:id="2247" w:author="Matt Lyon" w:date="2020-11-03T15:09:00Z">
              <w:r w:rsidRPr="00EC5064" w:rsidDel="00260A60">
                <w:rPr>
                  <w:rFonts w:ascii="Calibri" w:hAnsi="Calibri" w:cs="Calibri"/>
                  <w:sz w:val="22"/>
                  <w:szCs w:val="22"/>
                  <w:rPrChange w:id="2248" w:author="Matt Lyon" w:date="2020-10-26T16:50:00Z">
                    <w:rPr>
                      <w:rFonts w:cstheme="minorHAnsi"/>
                      <w:sz w:val="20"/>
                      <w:szCs w:val="20"/>
                    </w:rPr>
                  </w:rPrChange>
                </w:rPr>
                <w:delText>0.87 (0.84-0.89)</w:delText>
              </w:r>
            </w:del>
          </w:p>
        </w:tc>
        <w:tc>
          <w:tcPr>
            <w:tcW w:w="1490" w:type="dxa"/>
          </w:tcPr>
          <w:p w14:paraId="5FA0F3F7" w14:textId="6CA168F9" w:rsidR="001125AD" w:rsidRPr="00EC5064" w:rsidDel="00260A60" w:rsidRDefault="007302AA" w:rsidP="00874DB1">
            <w:pPr>
              <w:jc w:val="center"/>
              <w:rPr>
                <w:del w:id="2249" w:author="Matt Lyon" w:date="2020-11-03T15:09:00Z"/>
                <w:rFonts w:ascii="Calibri" w:hAnsi="Calibri" w:cs="Calibri"/>
                <w:sz w:val="22"/>
                <w:szCs w:val="22"/>
                <w:rPrChange w:id="2250" w:author="Matt Lyon" w:date="2020-10-26T16:50:00Z">
                  <w:rPr>
                    <w:del w:id="2251" w:author="Matt Lyon" w:date="2020-11-03T15:09:00Z"/>
                    <w:rFonts w:cstheme="minorHAnsi"/>
                    <w:sz w:val="20"/>
                    <w:szCs w:val="20"/>
                  </w:rPr>
                </w:rPrChange>
              </w:rPr>
            </w:pPr>
            <w:del w:id="2252" w:author="Matt Lyon" w:date="2020-11-03T15:09:00Z">
              <w:r w:rsidRPr="00EC5064" w:rsidDel="00260A60">
                <w:rPr>
                  <w:rFonts w:ascii="Calibri" w:hAnsi="Calibri" w:cs="Calibri"/>
                  <w:sz w:val="22"/>
                  <w:szCs w:val="22"/>
                  <w:rPrChange w:id="2253" w:author="Matt Lyon" w:date="2020-10-26T16:50:00Z">
                    <w:rPr>
                      <w:rFonts w:cstheme="minorHAnsi"/>
                      <w:sz w:val="20"/>
                      <w:szCs w:val="20"/>
                    </w:rPr>
                  </w:rPrChange>
                </w:rPr>
                <w:delText>208 (79.7%)</w:delText>
              </w:r>
            </w:del>
          </w:p>
        </w:tc>
        <w:tc>
          <w:tcPr>
            <w:tcW w:w="851" w:type="dxa"/>
          </w:tcPr>
          <w:p w14:paraId="3CBC3BF3" w14:textId="7E491A50" w:rsidR="001125AD" w:rsidRPr="00EC5064" w:rsidDel="00260A60" w:rsidRDefault="007302AA" w:rsidP="00874DB1">
            <w:pPr>
              <w:jc w:val="center"/>
              <w:rPr>
                <w:del w:id="2254" w:author="Matt Lyon" w:date="2020-11-03T15:09:00Z"/>
                <w:rFonts w:ascii="Calibri" w:hAnsi="Calibri" w:cs="Calibri"/>
                <w:sz w:val="22"/>
                <w:szCs w:val="22"/>
                <w:rPrChange w:id="2255" w:author="Matt Lyon" w:date="2020-10-26T16:50:00Z">
                  <w:rPr>
                    <w:del w:id="2256" w:author="Matt Lyon" w:date="2020-11-03T15:09:00Z"/>
                    <w:rFonts w:cstheme="minorHAnsi"/>
                    <w:sz w:val="20"/>
                    <w:szCs w:val="20"/>
                  </w:rPr>
                </w:rPrChange>
              </w:rPr>
            </w:pPr>
            <w:del w:id="2257" w:author="Matt Lyon" w:date="2020-11-03T15:09:00Z">
              <w:r w:rsidRPr="00EC5064" w:rsidDel="00260A60">
                <w:rPr>
                  <w:rFonts w:ascii="Calibri" w:hAnsi="Calibri" w:cs="Calibri"/>
                  <w:sz w:val="22"/>
                  <w:szCs w:val="22"/>
                  <w:rPrChange w:id="2258" w:author="Matt Lyon" w:date="2020-10-26T16:50:00Z">
                    <w:rPr>
                      <w:rFonts w:cstheme="minorHAnsi"/>
                      <w:sz w:val="20"/>
                      <w:szCs w:val="20"/>
                    </w:rPr>
                  </w:rPrChange>
                </w:rPr>
                <w:delText>&lt;0.001</w:delText>
              </w:r>
            </w:del>
          </w:p>
        </w:tc>
        <w:tc>
          <w:tcPr>
            <w:tcW w:w="1842" w:type="dxa"/>
          </w:tcPr>
          <w:p w14:paraId="1C549E5D" w14:textId="2B901536" w:rsidR="001125AD" w:rsidRPr="00EC5064" w:rsidDel="00260A60" w:rsidRDefault="000F121A" w:rsidP="00874DB1">
            <w:pPr>
              <w:jc w:val="center"/>
              <w:rPr>
                <w:del w:id="2259" w:author="Matt Lyon" w:date="2020-11-03T15:09:00Z"/>
                <w:rFonts w:ascii="Calibri" w:hAnsi="Calibri" w:cs="Calibri"/>
                <w:sz w:val="22"/>
                <w:szCs w:val="22"/>
                <w:rPrChange w:id="2260" w:author="Matt Lyon" w:date="2020-10-26T16:50:00Z">
                  <w:rPr>
                    <w:del w:id="2261" w:author="Matt Lyon" w:date="2020-11-03T15:09:00Z"/>
                    <w:rFonts w:cstheme="minorHAnsi"/>
                    <w:sz w:val="20"/>
                    <w:szCs w:val="20"/>
                  </w:rPr>
                </w:rPrChange>
              </w:rPr>
            </w:pPr>
            <w:del w:id="2262" w:author="Matt Lyon" w:date="2020-11-03T15:09:00Z">
              <w:r w:rsidRPr="00EC5064" w:rsidDel="00260A60">
                <w:rPr>
                  <w:rFonts w:ascii="Calibri" w:hAnsi="Calibri" w:cs="Calibri"/>
                  <w:sz w:val="22"/>
                  <w:szCs w:val="22"/>
                  <w:rPrChange w:id="2263" w:author="Matt Lyon" w:date="2020-10-26T16:50:00Z">
                    <w:rPr>
                      <w:rFonts w:cstheme="minorHAnsi"/>
                      <w:sz w:val="20"/>
                      <w:szCs w:val="20"/>
                    </w:rPr>
                  </w:rPrChange>
                </w:rPr>
                <w:delText>N/A</w:delText>
              </w:r>
            </w:del>
          </w:p>
        </w:tc>
        <w:tc>
          <w:tcPr>
            <w:tcW w:w="1606" w:type="dxa"/>
          </w:tcPr>
          <w:p w14:paraId="754C1B64" w14:textId="518A85CB" w:rsidR="001125AD" w:rsidRPr="00EC5064" w:rsidDel="00260A60" w:rsidRDefault="001125AD" w:rsidP="00874DB1">
            <w:pPr>
              <w:jc w:val="center"/>
              <w:rPr>
                <w:del w:id="2264" w:author="Matt Lyon" w:date="2020-11-03T15:09:00Z"/>
                <w:rFonts w:ascii="Calibri" w:hAnsi="Calibri" w:cs="Calibri"/>
                <w:sz w:val="22"/>
                <w:szCs w:val="22"/>
                <w:rPrChange w:id="2265" w:author="Matt Lyon" w:date="2020-10-26T16:50:00Z">
                  <w:rPr>
                    <w:del w:id="2266" w:author="Matt Lyon" w:date="2020-11-03T15:09:00Z"/>
                    <w:rFonts w:cstheme="minorHAnsi"/>
                    <w:sz w:val="20"/>
                    <w:szCs w:val="20"/>
                  </w:rPr>
                </w:rPrChange>
              </w:rPr>
            </w:pPr>
          </w:p>
        </w:tc>
        <w:tc>
          <w:tcPr>
            <w:tcW w:w="946" w:type="dxa"/>
          </w:tcPr>
          <w:p w14:paraId="03C3C1B8" w14:textId="4A3B9A08" w:rsidR="001125AD" w:rsidRPr="00EC5064" w:rsidDel="00260A60" w:rsidRDefault="001125AD" w:rsidP="00874DB1">
            <w:pPr>
              <w:jc w:val="center"/>
              <w:rPr>
                <w:del w:id="2267" w:author="Matt Lyon" w:date="2020-11-03T15:09:00Z"/>
                <w:rFonts w:ascii="Calibri" w:hAnsi="Calibri" w:cs="Calibri"/>
                <w:sz w:val="22"/>
                <w:szCs w:val="22"/>
                <w:rPrChange w:id="2268" w:author="Matt Lyon" w:date="2020-10-26T16:50:00Z">
                  <w:rPr>
                    <w:del w:id="2269" w:author="Matt Lyon" w:date="2020-11-03T15:09:00Z"/>
                    <w:rFonts w:cstheme="minorHAnsi"/>
                    <w:sz w:val="20"/>
                    <w:szCs w:val="20"/>
                  </w:rPr>
                </w:rPrChange>
              </w:rPr>
            </w:pPr>
          </w:p>
        </w:tc>
      </w:tr>
      <w:tr w:rsidR="00506A18" w:rsidRPr="00EC5064" w:rsidDel="00260A60" w14:paraId="5708FDBC" w14:textId="6A24CC63" w:rsidTr="009135AE">
        <w:trPr>
          <w:del w:id="2270" w:author="Matt Lyon" w:date="2020-11-03T15:09:00Z"/>
        </w:trPr>
        <w:tc>
          <w:tcPr>
            <w:tcW w:w="2076" w:type="dxa"/>
          </w:tcPr>
          <w:p w14:paraId="6C4292FA" w14:textId="133A2C02" w:rsidR="00506A18" w:rsidRPr="00EC5064" w:rsidDel="00260A60" w:rsidRDefault="00506A18" w:rsidP="009B03B2">
            <w:pPr>
              <w:rPr>
                <w:del w:id="2271" w:author="Matt Lyon" w:date="2020-11-03T15:09:00Z"/>
                <w:rFonts w:ascii="Calibri" w:hAnsi="Calibri" w:cs="Calibri"/>
                <w:sz w:val="22"/>
                <w:szCs w:val="22"/>
                <w:rPrChange w:id="2272" w:author="Matt Lyon" w:date="2020-10-26T16:50:00Z">
                  <w:rPr>
                    <w:del w:id="2273" w:author="Matt Lyon" w:date="2020-11-03T15:09:00Z"/>
                    <w:rFonts w:cstheme="minorHAnsi"/>
                    <w:sz w:val="20"/>
                    <w:szCs w:val="20"/>
                  </w:rPr>
                </w:rPrChange>
              </w:rPr>
            </w:pPr>
            <w:del w:id="2274" w:author="Matt Lyon" w:date="2020-11-03T15:09:00Z">
              <w:r w:rsidRPr="00EC5064" w:rsidDel="00260A60">
                <w:rPr>
                  <w:rFonts w:ascii="Calibri" w:hAnsi="Calibri" w:cs="Calibri"/>
                  <w:sz w:val="22"/>
                  <w:szCs w:val="22"/>
                  <w:rPrChange w:id="2275" w:author="Matt Lyon" w:date="2020-10-26T16:50:00Z">
                    <w:rPr>
                      <w:rFonts w:cstheme="minorHAnsi"/>
                      <w:sz w:val="20"/>
                      <w:szCs w:val="20"/>
                    </w:rPr>
                  </w:rPrChange>
                </w:rPr>
                <w:delText>p-value</w:delText>
              </w:r>
              <w:r w:rsidR="00EF1A81" w:rsidRPr="00EC5064" w:rsidDel="00260A60">
                <w:rPr>
                  <w:rFonts w:ascii="Calibri" w:hAnsi="Calibri" w:cs="Calibri"/>
                  <w:sz w:val="22"/>
                  <w:szCs w:val="22"/>
                  <w:rPrChange w:id="2276" w:author="Matt Lyon" w:date="2020-10-26T16:50:00Z">
                    <w:rPr>
                      <w:rFonts w:cstheme="minorHAnsi"/>
                      <w:sz w:val="20"/>
                      <w:szCs w:val="20"/>
                    </w:rPr>
                  </w:rPrChange>
                </w:rPr>
                <w:delText>**</w:delText>
              </w:r>
            </w:del>
          </w:p>
        </w:tc>
        <w:tc>
          <w:tcPr>
            <w:tcW w:w="1847" w:type="dxa"/>
          </w:tcPr>
          <w:p w14:paraId="510D6AB1" w14:textId="3AF37434" w:rsidR="00506A18" w:rsidRPr="00EC5064" w:rsidDel="00260A60" w:rsidRDefault="00C912F3" w:rsidP="00874DB1">
            <w:pPr>
              <w:jc w:val="center"/>
              <w:rPr>
                <w:del w:id="2277" w:author="Matt Lyon" w:date="2020-11-03T15:09:00Z"/>
                <w:rFonts w:ascii="Calibri" w:hAnsi="Calibri" w:cs="Calibri"/>
                <w:sz w:val="22"/>
                <w:szCs w:val="22"/>
                <w:rPrChange w:id="2278" w:author="Matt Lyon" w:date="2020-10-26T16:50:00Z">
                  <w:rPr>
                    <w:del w:id="2279" w:author="Matt Lyon" w:date="2020-11-03T15:09:00Z"/>
                    <w:rFonts w:cstheme="minorHAnsi"/>
                    <w:sz w:val="20"/>
                    <w:szCs w:val="20"/>
                  </w:rPr>
                </w:rPrChange>
              </w:rPr>
            </w:pPr>
            <w:del w:id="2280" w:author="Matt Lyon" w:date="2020-11-03T15:09:00Z">
              <w:r w:rsidRPr="00EC5064" w:rsidDel="00260A60">
                <w:rPr>
                  <w:rFonts w:ascii="Calibri" w:hAnsi="Calibri" w:cs="Calibri"/>
                  <w:sz w:val="22"/>
                  <w:szCs w:val="22"/>
                  <w:rPrChange w:id="2281" w:author="Matt Lyon" w:date="2020-10-26T16:50:00Z">
                    <w:rPr>
                      <w:rFonts w:cstheme="minorHAnsi"/>
                      <w:sz w:val="20"/>
                      <w:szCs w:val="20"/>
                    </w:rPr>
                  </w:rPrChange>
                </w:rPr>
                <w:delText>&lt;0.001</w:delText>
              </w:r>
            </w:del>
          </w:p>
        </w:tc>
        <w:tc>
          <w:tcPr>
            <w:tcW w:w="1430" w:type="dxa"/>
            <w:gridSpan w:val="2"/>
          </w:tcPr>
          <w:p w14:paraId="0AC2FB78" w14:textId="28BDBB8B" w:rsidR="00506A18" w:rsidRPr="00EC5064" w:rsidDel="00260A60" w:rsidRDefault="00506A18" w:rsidP="00874DB1">
            <w:pPr>
              <w:jc w:val="center"/>
              <w:rPr>
                <w:del w:id="2282" w:author="Matt Lyon" w:date="2020-11-03T15:09:00Z"/>
                <w:rFonts w:ascii="Calibri" w:hAnsi="Calibri" w:cs="Calibri"/>
                <w:sz w:val="22"/>
                <w:szCs w:val="22"/>
                <w:rPrChange w:id="2283" w:author="Matt Lyon" w:date="2020-10-26T16:50:00Z">
                  <w:rPr>
                    <w:del w:id="2284" w:author="Matt Lyon" w:date="2020-11-03T15:09:00Z"/>
                    <w:rFonts w:cstheme="minorHAnsi"/>
                    <w:sz w:val="20"/>
                    <w:szCs w:val="20"/>
                  </w:rPr>
                </w:rPrChange>
              </w:rPr>
            </w:pPr>
          </w:p>
        </w:tc>
        <w:tc>
          <w:tcPr>
            <w:tcW w:w="1796" w:type="dxa"/>
          </w:tcPr>
          <w:p w14:paraId="7535E509" w14:textId="11D0965F" w:rsidR="00506A18" w:rsidRPr="00EC5064" w:rsidDel="00260A60" w:rsidRDefault="00506A18" w:rsidP="00874DB1">
            <w:pPr>
              <w:jc w:val="center"/>
              <w:rPr>
                <w:del w:id="2285" w:author="Matt Lyon" w:date="2020-11-03T15:09:00Z"/>
                <w:rFonts w:ascii="Calibri" w:hAnsi="Calibri" w:cs="Calibri"/>
                <w:sz w:val="22"/>
                <w:szCs w:val="22"/>
                <w:rPrChange w:id="2286" w:author="Matt Lyon" w:date="2020-10-26T16:50:00Z">
                  <w:rPr>
                    <w:del w:id="2287" w:author="Matt Lyon" w:date="2020-11-03T15:09:00Z"/>
                    <w:rFonts w:cstheme="minorHAnsi"/>
                    <w:sz w:val="20"/>
                    <w:szCs w:val="20"/>
                  </w:rPr>
                </w:rPrChange>
              </w:rPr>
            </w:pPr>
          </w:p>
        </w:tc>
        <w:tc>
          <w:tcPr>
            <w:tcW w:w="1490" w:type="dxa"/>
          </w:tcPr>
          <w:p w14:paraId="2FA07E2F" w14:textId="585E1B90" w:rsidR="00506A18" w:rsidRPr="00EC5064" w:rsidDel="00260A60" w:rsidRDefault="007302AA" w:rsidP="00874DB1">
            <w:pPr>
              <w:jc w:val="center"/>
              <w:rPr>
                <w:del w:id="2288" w:author="Matt Lyon" w:date="2020-11-03T15:09:00Z"/>
                <w:rFonts w:ascii="Calibri" w:hAnsi="Calibri" w:cs="Calibri"/>
                <w:sz w:val="22"/>
                <w:szCs w:val="22"/>
                <w:rPrChange w:id="2289" w:author="Matt Lyon" w:date="2020-10-26T16:50:00Z">
                  <w:rPr>
                    <w:del w:id="2290" w:author="Matt Lyon" w:date="2020-11-03T15:09:00Z"/>
                    <w:rFonts w:cstheme="minorHAnsi"/>
                    <w:sz w:val="20"/>
                    <w:szCs w:val="20"/>
                  </w:rPr>
                </w:rPrChange>
              </w:rPr>
            </w:pPr>
            <w:del w:id="2291" w:author="Matt Lyon" w:date="2020-11-03T15:09:00Z">
              <w:r w:rsidRPr="00EC5064" w:rsidDel="00260A60">
                <w:rPr>
                  <w:rFonts w:ascii="Calibri" w:hAnsi="Calibri" w:cs="Calibri"/>
                  <w:sz w:val="22"/>
                  <w:szCs w:val="22"/>
                  <w:rPrChange w:id="2292" w:author="Matt Lyon" w:date="2020-10-26T16:50:00Z">
                    <w:rPr>
                      <w:rFonts w:cstheme="minorHAnsi"/>
                      <w:sz w:val="20"/>
                      <w:szCs w:val="20"/>
                    </w:rPr>
                  </w:rPrChange>
                </w:rPr>
                <w:delText>&lt;0.001</w:delText>
              </w:r>
            </w:del>
          </w:p>
        </w:tc>
        <w:tc>
          <w:tcPr>
            <w:tcW w:w="851" w:type="dxa"/>
          </w:tcPr>
          <w:p w14:paraId="3B15AAEA" w14:textId="2D545B6D" w:rsidR="00506A18" w:rsidRPr="00EC5064" w:rsidDel="00260A60" w:rsidRDefault="00506A18" w:rsidP="00874DB1">
            <w:pPr>
              <w:jc w:val="center"/>
              <w:rPr>
                <w:del w:id="2293" w:author="Matt Lyon" w:date="2020-11-03T15:09:00Z"/>
                <w:rFonts w:ascii="Calibri" w:hAnsi="Calibri" w:cs="Calibri"/>
                <w:sz w:val="22"/>
                <w:szCs w:val="22"/>
                <w:rPrChange w:id="2294" w:author="Matt Lyon" w:date="2020-10-26T16:50:00Z">
                  <w:rPr>
                    <w:del w:id="2295" w:author="Matt Lyon" w:date="2020-11-03T15:09:00Z"/>
                    <w:rFonts w:cstheme="minorHAnsi"/>
                    <w:sz w:val="20"/>
                    <w:szCs w:val="20"/>
                  </w:rPr>
                </w:rPrChange>
              </w:rPr>
            </w:pPr>
          </w:p>
        </w:tc>
        <w:tc>
          <w:tcPr>
            <w:tcW w:w="1842" w:type="dxa"/>
          </w:tcPr>
          <w:p w14:paraId="494AA4AE" w14:textId="08567754" w:rsidR="00506A18" w:rsidRPr="00EC5064" w:rsidDel="00260A60" w:rsidRDefault="00506A18" w:rsidP="00874DB1">
            <w:pPr>
              <w:jc w:val="center"/>
              <w:rPr>
                <w:del w:id="2296" w:author="Matt Lyon" w:date="2020-11-03T15:09:00Z"/>
                <w:rFonts w:ascii="Calibri" w:hAnsi="Calibri" w:cs="Calibri"/>
                <w:sz w:val="22"/>
                <w:szCs w:val="22"/>
                <w:rPrChange w:id="2297" w:author="Matt Lyon" w:date="2020-10-26T16:50:00Z">
                  <w:rPr>
                    <w:del w:id="2298" w:author="Matt Lyon" w:date="2020-11-03T15:09:00Z"/>
                    <w:rFonts w:cstheme="minorHAnsi"/>
                    <w:sz w:val="20"/>
                    <w:szCs w:val="20"/>
                  </w:rPr>
                </w:rPrChange>
              </w:rPr>
            </w:pPr>
          </w:p>
        </w:tc>
        <w:tc>
          <w:tcPr>
            <w:tcW w:w="1606" w:type="dxa"/>
          </w:tcPr>
          <w:p w14:paraId="4F9C809A" w14:textId="782C7747" w:rsidR="00506A18" w:rsidRPr="00EC5064" w:rsidDel="00260A60" w:rsidRDefault="00506A18" w:rsidP="00874DB1">
            <w:pPr>
              <w:jc w:val="center"/>
              <w:rPr>
                <w:del w:id="2299" w:author="Matt Lyon" w:date="2020-11-03T15:09:00Z"/>
                <w:rFonts w:ascii="Calibri" w:hAnsi="Calibri" w:cs="Calibri"/>
                <w:sz w:val="22"/>
                <w:szCs w:val="22"/>
                <w:rPrChange w:id="2300" w:author="Matt Lyon" w:date="2020-10-26T16:50:00Z">
                  <w:rPr>
                    <w:del w:id="2301" w:author="Matt Lyon" w:date="2020-11-03T15:09:00Z"/>
                    <w:rFonts w:cstheme="minorHAnsi"/>
                    <w:sz w:val="20"/>
                    <w:szCs w:val="20"/>
                  </w:rPr>
                </w:rPrChange>
              </w:rPr>
            </w:pPr>
          </w:p>
        </w:tc>
        <w:tc>
          <w:tcPr>
            <w:tcW w:w="946" w:type="dxa"/>
          </w:tcPr>
          <w:p w14:paraId="41FE622C" w14:textId="5CE8CD9C" w:rsidR="00506A18" w:rsidRPr="00EC5064" w:rsidDel="00260A60" w:rsidRDefault="00506A18" w:rsidP="00874DB1">
            <w:pPr>
              <w:jc w:val="center"/>
              <w:rPr>
                <w:del w:id="2302" w:author="Matt Lyon" w:date="2020-11-03T15:09:00Z"/>
                <w:rFonts w:ascii="Calibri" w:hAnsi="Calibri" w:cs="Calibri"/>
                <w:sz w:val="22"/>
                <w:szCs w:val="22"/>
                <w:rPrChange w:id="2303" w:author="Matt Lyon" w:date="2020-10-26T16:50:00Z">
                  <w:rPr>
                    <w:del w:id="2304" w:author="Matt Lyon" w:date="2020-11-03T15:09:00Z"/>
                    <w:rFonts w:cstheme="minorHAnsi"/>
                    <w:sz w:val="20"/>
                    <w:szCs w:val="20"/>
                  </w:rPr>
                </w:rPrChange>
              </w:rPr>
            </w:pPr>
          </w:p>
        </w:tc>
      </w:tr>
    </w:tbl>
    <w:p w14:paraId="0EFB07A4" w14:textId="77777777" w:rsidR="00965514" w:rsidRPr="00932424" w:rsidRDefault="00965514" w:rsidP="00965514">
      <w:pPr>
        <w:rPr>
          <w:rFonts w:cstheme="minorHAnsi"/>
          <w:b/>
          <w:sz w:val="20"/>
          <w:szCs w:val="20"/>
        </w:rPr>
      </w:pPr>
      <w:r w:rsidRPr="00932424">
        <w:rPr>
          <w:rFonts w:cstheme="minorHAnsi"/>
          <w:b/>
          <w:sz w:val="20"/>
          <w:szCs w:val="20"/>
        </w:rPr>
        <w:t>* Compared to Antenatal Factors Model</w:t>
      </w:r>
    </w:p>
    <w:p w14:paraId="4F60D919" w14:textId="474CA89F" w:rsidR="002E1CA1" w:rsidRPr="00932424" w:rsidDel="009868C5" w:rsidRDefault="00965514" w:rsidP="002E1CA1">
      <w:pPr>
        <w:rPr>
          <w:del w:id="2305" w:author="Matt Lyon" w:date="2020-10-26T13:46:00Z"/>
          <w:rFonts w:cstheme="minorHAnsi"/>
          <w:b/>
          <w:sz w:val="20"/>
          <w:szCs w:val="20"/>
        </w:rPr>
      </w:pPr>
      <w:r w:rsidRPr="00932424">
        <w:rPr>
          <w:rFonts w:cstheme="minorHAnsi"/>
          <w:b/>
          <w:sz w:val="20"/>
          <w:szCs w:val="20"/>
        </w:rPr>
        <w:t>** Comparing Conventional with ML model</w:t>
      </w:r>
    </w:p>
    <w:p w14:paraId="7F0A8868" w14:textId="77777777" w:rsidR="009868C5" w:rsidRDefault="002E1CA1" w:rsidP="009868C5">
      <w:pPr>
        <w:rPr>
          <w:ins w:id="2306" w:author="Matt Lyon" w:date="2020-10-26T13:46:00Z"/>
          <w:rFonts w:cstheme="minorHAnsi"/>
          <w:b/>
          <w:sz w:val="20"/>
          <w:szCs w:val="20"/>
        </w:rPr>
        <w:sectPr w:rsidR="009868C5" w:rsidSect="009804C4">
          <w:pgSz w:w="16838" w:h="11906" w:orient="landscape"/>
          <w:pgMar w:top="1440" w:right="1440" w:bottom="1440" w:left="1440" w:header="709" w:footer="709" w:gutter="0"/>
          <w:cols w:space="708"/>
          <w:docGrid w:linePitch="360"/>
        </w:sectPr>
      </w:pPr>
      <w:del w:id="2307" w:author="Matt Lyon" w:date="2020-10-26T13:46:00Z">
        <w:r w:rsidRPr="00932424" w:rsidDel="009868C5">
          <w:rPr>
            <w:rFonts w:cstheme="minorHAnsi"/>
            <w:b/>
            <w:sz w:val="20"/>
            <w:szCs w:val="20"/>
          </w:rPr>
          <w:br w:type="page"/>
        </w:r>
      </w:del>
    </w:p>
    <w:p w14:paraId="5175689A" w14:textId="57310607" w:rsidR="00355C0C" w:rsidRDefault="00E8708C">
      <w:pPr>
        <w:rPr>
          <w:rFonts w:cstheme="minorHAnsi"/>
          <w:b/>
          <w:sz w:val="20"/>
          <w:szCs w:val="20"/>
        </w:rPr>
      </w:pPr>
      <w:r w:rsidRPr="00932424">
        <w:rPr>
          <w:rFonts w:cstheme="minorHAnsi"/>
          <w:b/>
          <w:sz w:val="20"/>
          <w:szCs w:val="20"/>
        </w:rPr>
        <w:lastRenderedPageBreak/>
        <w:t>Figure</w:t>
      </w:r>
      <w:r w:rsidR="00F02285">
        <w:rPr>
          <w:rFonts w:cstheme="minorHAnsi"/>
          <w:b/>
          <w:sz w:val="20"/>
          <w:szCs w:val="20"/>
        </w:rPr>
        <w:t xml:space="preserve"> 2. </w:t>
      </w:r>
      <w:r w:rsidR="00355C0C" w:rsidRPr="00932424">
        <w:rPr>
          <w:rFonts w:cstheme="minorHAnsi"/>
          <w:b/>
          <w:sz w:val="20"/>
          <w:szCs w:val="20"/>
        </w:rPr>
        <w:t>R</w:t>
      </w:r>
      <w:r w:rsidR="00355C0C">
        <w:rPr>
          <w:rFonts w:cstheme="minorHAnsi"/>
          <w:b/>
          <w:sz w:val="20"/>
          <w:szCs w:val="20"/>
        </w:rPr>
        <w:t>eceiver operator curves for the 6 HIE models.</w:t>
      </w:r>
    </w:p>
    <w:p w14:paraId="203AB197" w14:textId="77777777" w:rsidR="002B647C" w:rsidRDefault="002B647C">
      <w:pPr>
        <w:rPr>
          <w:rFonts w:cstheme="minorHAnsi"/>
          <w:b/>
          <w:sz w:val="20"/>
          <w:szCs w:val="20"/>
        </w:rPr>
      </w:pPr>
    </w:p>
    <w:p w14:paraId="06BBB8F0" w14:textId="2AAFC355" w:rsidR="002B647C" w:rsidRDefault="001F72F6" w:rsidP="002E1CA1">
      <w:pPr>
        <w:rPr>
          <w:rFonts w:cstheme="minorHAnsi"/>
          <w:b/>
          <w:sz w:val="20"/>
          <w:szCs w:val="20"/>
        </w:rPr>
      </w:pPr>
      <w:del w:id="2308" w:author="Matt Lyon" w:date="2020-11-03T15:30:00Z">
        <w:r w:rsidRPr="00932424" w:rsidDel="00301078">
          <w:rPr>
            <w:rFonts w:cstheme="minorHAnsi"/>
            <w:noProof/>
          </w:rPr>
          <w:drawing>
            <wp:inline distT="0" distB="0" distL="0" distR="0" wp14:anchorId="12753954" wp14:editId="6CECC438">
              <wp:extent cx="5943600" cy="3534410"/>
              <wp:effectExtent l="0" t="0" r="12700" b="88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del>
      <w:ins w:id="2309" w:author="Matt Lyon" w:date="2020-11-03T15:30:00Z">
        <w:r w:rsidR="00301078">
          <w:rPr>
            <w:rFonts w:cstheme="minorHAnsi"/>
            <w:b/>
            <w:noProof/>
            <w:sz w:val="20"/>
            <w:szCs w:val="20"/>
          </w:rPr>
          <w:drawing>
            <wp:inline distT="0" distB="0" distL="0" distR="0" wp14:anchorId="33E56673" wp14:editId="22926AF3">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eps"/>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ins>
    </w:p>
    <w:p w14:paraId="6AB282D0" w14:textId="77777777" w:rsidR="002B647C" w:rsidRDefault="002B647C">
      <w:pPr>
        <w:rPr>
          <w:rFonts w:cstheme="minorHAnsi"/>
          <w:b/>
          <w:sz w:val="20"/>
          <w:szCs w:val="20"/>
        </w:rPr>
      </w:pPr>
      <w:r>
        <w:rPr>
          <w:rFonts w:cstheme="minorHAnsi"/>
          <w:b/>
          <w:sz w:val="20"/>
          <w:szCs w:val="20"/>
        </w:rPr>
        <w:br w:type="page"/>
      </w:r>
    </w:p>
    <w:p w14:paraId="5D51452B" w14:textId="77777777" w:rsidR="00165BE5" w:rsidRDefault="00165BE5" w:rsidP="002E1CA1">
      <w:pPr>
        <w:rPr>
          <w:rFonts w:cstheme="minorHAnsi"/>
          <w:b/>
          <w:sz w:val="20"/>
          <w:szCs w:val="20"/>
        </w:rPr>
      </w:pPr>
      <w:r>
        <w:rPr>
          <w:rFonts w:cstheme="minorHAnsi"/>
          <w:b/>
          <w:sz w:val="20"/>
          <w:szCs w:val="20"/>
        </w:rPr>
        <w:lastRenderedPageBreak/>
        <w:t>Table 3. ML derived features</w:t>
      </w:r>
      <w:r w:rsidR="00251C77">
        <w:rPr>
          <w:rFonts w:cstheme="minorHAnsi"/>
          <w:b/>
          <w:sz w:val="20"/>
          <w:szCs w:val="20"/>
        </w:rPr>
        <w:t xml:space="preserve"> (HIE)</w:t>
      </w:r>
    </w:p>
    <w:p w14:paraId="11D77A23" w14:textId="77777777" w:rsidR="006A3DE6" w:rsidRPr="00932424" w:rsidRDefault="002B647C" w:rsidP="002E1CA1">
      <w:pPr>
        <w:rPr>
          <w:rFonts w:cstheme="minorHAnsi"/>
          <w:b/>
          <w:sz w:val="20"/>
          <w:szCs w:val="20"/>
        </w:rPr>
      </w:pPr>
      <w:r w:rsidRPr="002B647C">
        <w:rPr>
          <w:noProof/>
        </w:rPr>
        <w:drawing>
          <wp:inline distT="0" distB="0" distL="0" distR="0" wp14:anchorId="46EC4A33" wp14:editId="71E76B27">
            <wp:extent cx="5310554" cy="529693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2240" cy="5298619"/>
                    </a:xfrm>
                    <a:prstGeom prst="rect">
                      <a:avLst/>
                    </a:prstGeom>
                  </pic:spPr>
                </pic:pic>
              </a:graphicData>
            </a:graphic>
          </wp:inline>
        </w:drawing>
      </w:r>
    </w:p>
    <w:sectPr w:rsidR="006A3DE6" w:rsidRPr="00932424" w:rsidSect="009868C5">
      <w:pgSz w:w="11906" w:h="16838" w:orient="portrait"/>
      <w:pgMar w:top="1440" w:right="1440" w:bottom="1440" w:left="1440" w:header="709" w:footer="709" w:gutter="0"/>
      <w:cols w:space="708"/>
      <w:docGrid w:linePitch="360"/>
      <w:sectPrChange w:id="2310" w:author="Matt Lyon" w:date="2020-10-26T13:46:00Z">
        <w:sectPr w:rsidR="006A3DE6" w:rsidRPr="00932424" w:rsidSect="009868C5">
          <w:pgSz w:w="16838" w:h="11906" w:orient="landscape"/>
          <w:pgMar w:top="1440" w:right="1440" w:bottom="1440" w:left="1440"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Odd" w:date="2020-01-16T13:19:00Z" w:initials="DO">
    <w:p w14:paraId="5A622D15" w14:textId="77777777" w:rsidR="00F00F88" w:rsidRDefault="00F00F88">
      <w:pPr>
        <w:pStyle w:val="CommentText"/>
      </w:pPr>
      <w:r>
        <w:rPr>
          <w:rStyle w:val="CommentReference"/>
        </w:rPr>
        <w:annotationRef/>
      </w:r>
      <w:r>
        <w:t>Not sure we need these as well?</w:t>
      </w:r>
    </w:p>
  </w:comment>
  <w:comment w:id="3" w:author="Matt Lyon" w:date="2020-10-30T10:54:00Z" w:initials="ML">
    <w:p w14:paraId="445D9062" w14:textId="3FCAF944" w:rsidR="002301DA" w:rsidRDefault="002301DA">
      <w:pPr>
        <w:pStyle w:val="CommentText"/>
      </w:pPr>
      <w:r>
        <w:rPr>
          <w:rStyle w:val="CommentReference"/>
        </w:rPr>
        <w:annotationRef/>
      </w:r>
      <w:r>
        <w:t>ML to add flowchart</w:t>
      </w:r>
    </w:p>
  </w:comment>
  <w:comment w:id="4" w:author="Matt Lyon" w:date="2020-10-26T11:58:00Z" w:initials="ML">
    <w:p w14:paraId="25C23193" w14:textId="09B792FC" w:rsidR="00F00F88" w:rsidRDefault="00F00F88">
      <w:pPr>
        <w:pStyle w:val="CommentText"/>
      </w:pPr>
      <w:r>
        <w:t xml:space="preserve">What </w:t>
      </w:r>
      <w:r>
        <w:rPr>
          <w:rStyle w:val="CommentReference"/>
        </w:rPr>
        <w:annotationRef/>
      </w:r>
      <w:r>
        <w:t>is the date/version of analysis?</w:t>
      </w:r>
    </w:p>
  </w:comment>
  <w:comment w:id="39" w:author="Matt Lyon" w:date="2020-10-30T10:33:00Z" w:initials="ML">
    <w:p w14:paraId="5733824D" w14:textId="0657F435" w:rsidR="00E657F9" w:rsidRDefault="00E657F9">
      <w:pPr>
        <w:pStyle w:val="CommentText"/>
      </w:pPr>
      <w:r>
        <w:rPr>
          <w:rStyle w:val="CommentReference"/>
        </w:rPr>
        <w:annotationRef/>
      </w:r>
      <w:r>
        <w:t xml:space="preserve">Ref = </w:t>
      </w:r>
      <w:r w:rsidRPr="00E657F9">
        <w:t xml:space="preserve">N. V. Chawla, K. W. Bowyer, L. </w:t>
      </w:r>
      <w:proofErr w:type="spellStart"/>
      <w:r w:rsidRPr="00E657F9">
        <w:t>O.Hall</w:t>
      </w:r>
      <w:proofErr w:type="spellEnd"/>
      <w:r w:rsidRPr="00E657F9">
        <w:t xml:space="preserve">, W. P. </w:t>
      </w:r>
      <w:proofErr w:type="spellStart"/>
      <w:r w:rsidRPr="00E657F9">
        <w:t>Kegelmeyer</w:t>
      </w:r>
      <w:proofErr w:type="spellEnd"/>
      <w:r w:rsidRPr="00E657F9">
        <w:t>, “SMOTE: synthetic minority over-sampling technique,” Journal of artificial intelligence research, 321-357, 2002.</w:t>
      </w:r>
    </w:p>
  </w:comment>
  <w:comment w:id="120" w:author="Matt Lyon" w:date="2020-10-30T09:39:00Z" w:initials="ML">
    <w:p w14:paraId="6845D3BA" w14:textId="487AD986" w:rsidR="00F00F88" w:rsidRDefault="00F00F88">
      <w:pPr>
        <w:pStyle w:val="CommentText"/>
      </w:pPr>
      <w:r>
        <w:rPr>
          <w:rStyle w:val="CommentReference"/>
        </w:rPr>
        <w:annotationRef/>
      </w:r>
      <w:r w:rsidRPr="00785E81">
        <w:t>https://ieugit-scmv-d0.epi.bris.ac.uk/ml18692/hie-ml</w:t>
      </w:r>
    </w:p>
  </w:comment>
  <w:comment w:id="128" w:author="Matt Lyon" w:date="2020-10-26T14:59:00Z" w:initials="ML">
    <w:p w14:paraId="31F70861" w14:textId="07455CEB" w:rsidR="00F00F88" w:rsidRDefault="00F00F88">
      <w:pPr>
        <w:pStyle w:val="CommentText"/>
      </w:pPr>
      <w:r>
        <w:rPr>
          <w:rStyle w:val="CommentReference"/>
        </w:rPr>
        <w:annotationRef/>
      </w:r>
      <w:r>
        <w:t>Not sure what to include here</w:t>
      </w:r>
    </w:p>
  </w:comment>
  <w:comment w:id="129" w:author="Matt Lyon" w:date="2020-10-26T14:55:00Z" w:initials="ML">
    <w:p w14:paraId="204589CC" w14:textId="7AEA3277" w:rsidR="00F00F88" w:rsidRDefault="00F00F88">
      <w:pPr>
        <w:pStyle w:val="CommentText"/>
      </w:pPr>
      <w:r>
        <w:rPr>
          <w:rStyle w:val="CommentReference"/>
        </w:rPr>
        <w:annotationRef/>
      </w:r>
      <w:r>
        <w:t>Should we include probability calibration? The data is old so may not be relevant</w:t>
      </w:r>
    </w:p>
  </w:comment>
  <w:comment w:id="1431" w:author="Matt Lyon" w:date="2020-10-26T14:18:00Z" w:initials="ML">
    <w:p w14:paraId="59E9E29E" w14:textId="4996C3DF" w:rsidR="00F00F88" w:rsidRDefault="00F00F88">
      <w:pPr>
        <w:pStyle w:val="CommentText"/>
      </w:pPr>
      <w:r>
        <w:rPr>
          <w:rStyle w:val="CommentReference"/>
        </w:rPr>
        <w:annotationRef/>
      </w:r>
      <w:r>
        <w:rPr>
          <w:rStyle w:val="CommentReference"/>
        </w:rPr>
        <w:t xml:space="preserve">Please provide individual level probabilities for Google &amp; conventional analysis to calculate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622D15" w15:done="0"/>
  <w15:commentEx w15:paraId="445D9062" w15:done="0"/>
  <w15:commentEx w15:paraId="25C23193" w15:done="0"/>
  <w15:commentEx w15:paraId="5733824D" w15:done="0"/>
  <w15:commentEx w15:paraId="6845D3BA" w15:done="0"/>
  <w15:commentEx w15:paraId="31F70861" w15:done="0"/>
  <w15:commentEx w15:paraId="204589CC" w15:done="0"/>
  <w15:commentEx w15:paraId="59E9E2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66F76" w16cex:dateUtc="2020-10-30T10:54:00Z"/>
  <w16cex:commentExtensible w16cex:durableId="2341385C" w16cex:dateUtc="2020-10-26T11:58:00Z"/>
  <w16cex:commentExtensible w16cex:durableId="23466A90" w16cex:dateUtc="2020-10-30T10:33:00Z"/>
  <w16cex:commentExtensible w16cex:durableId="23465DC5" w16cex:dateUtc="2020-10-30T09:39:00Z"/>
  <w16cex:commentExtensible w16cex:durableId="234162D0" w16cex:dateUtc="2020-10-26T14:59:00Z"/>
  <w16cex:commentExtensible w16cex:durableId="234161E1" w16cex:dateUtc="2020-10-26T14:55:00Z"/>
  <w16cex:commentExtensible w16cex:durableId="2341591D" w16cex:dateUtc="2020-10-26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622D15" w16cid:durableId="23413603"/>
  <w16cid:commentId w16cid:paraId="445D9062" w16cid:durableId="23466F76"/>
  <w16cid:commentId w16cid:paraId="25C23193" w16cid:durableId="2341385C"/>
  <w16cid:commentId w16cid:paraId="5733824D" w16cid:durableId="23466A90"/>
  <w16cid:commentId w16cid:paraId="6845D3BA" w16cid:durableId="23465DC5"/>
  <w16cid:commentId w16cid:paraId="31F70861" w16cid:durableId="234162D0"/>
  <w16cid:commentId w16cid:paraId="204589CC" w16cid:durableId="234161E1"/>
  <w16cid:commentId w16cid:paraId="59E9E29E" w16cid:durableId="2341591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42BF1"/>
    <w:multiLevelType w:val="hybridMultilevel"/>
    <w:tmpl w:val="0952CF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520852FE"/>
    <w:multiLevelType w:val="hybridMultilevel"/>
    <w:tmpl w:val="346EBB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96687F"/>
    <w:multiLevelType w:val="hybridMultilevel"/>
    <w:tmpl w:val="88E646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 Lyon">
    <w15:presenceInfo w15:providerId="AD" w15:userId="S::ml18692@bristol.ac.uk::176559e9-d09a-4861-9426-ed28543756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7C31"/>
    <w:rsid w:val="00005161"/>
    <w:rsid w:val="00011710"/>
    <w:rsid w:val="0001550D"/>
    <w:rsid w:val="000202BC"/>
    <w:rsid w:val="00021771"/>
    <w:rsid w:val="000251FD"/>
    <w:rsid w:val="00052D53"/>
    <w:rsid w:val="00057BE8"/>
    <w:rsid w:val="00083C86"/>
    <w:rsid w:val="000852E4"/>
    <w:rsid w:val="000A045F"/>
    <w:rsid w:val="000A65FD"/>
    <w:rsid w:val="000C7BFE"/>
    <w:rsid w:val="000D7579"/>
    <w:rsid w:val="000E0F52"/>
    <w:rsid w:val="000E73BF"/>
    <w:rsid w:val="000E74D8"/>
    <w:rsid w:val="000F121A"/>
    <w:rsid w:val="000F1A04"/>
    <w:rsid w:val="00107590"/>
    <w:rsid w:val="001125AD"/>
    <w:rsid w:val="00124374"/>
    <w:rsid w:val="001267A2"/>
    <w:rsid w:val="00142C7C"/>
    <w:rsid w:val="0014710F"/>
    <w:rsid w:val="00155516"/>
    <w:rsid w:val="001635D9"/>
    <w:rsid w:val="00165BE5"/>
    <w:rsid w:val="00171652"/>
    <w:rsid w:val="001804E8"/>
    <w:rsid w:val="00184312"/>
    <w:rsid w:val="00196651"/>
    <w:rsid w:val="00197688"/>
    <w:rsid w:val="001979DA"/>
    <w:rsid w:val="001B7A8C"/>
    <w:rsid w:val="001C2ADA"/>
    <w:rsid w:val="001D2B6F"/>
    <w:rsid w:val="001F72F6"/>
    <w:rsid w:val="001F7A02"/>
    <w:rsid w:val="00210AE8"/>
    <w:rsid w:val="00213E2F"/>
    <w:rsid w:val="00217E3D"/>
    <w:rsid w:val="00225BD1"/>
    <w:rsid w:val="00225D99"/>
    <w:rsid w:val="002301DA"/>
    <w:rsid w:val="00232899"/>
    <w:rsid w:val="00246405"/>
    <w:rsid w:val="00251C77"/>
    <w:rsid w:val="00260A60"/>
    <w:rsid w:val="0026588C"/>
    <w:rsid w:val="00266407"/>
    <w:rsid w:val="00267971"/>
    <w:rsid w:val="00270E9C"/>
    <w:rsid w:val="00273046"/>
    <w:rsid w:val="002757AD"/>
    <w:rsid w:val="002965BB"/>
    <w:rsid w:val="002967B1"/>
    <w:rsid w:val="002A48AA"/>
    <w:rsid w:val="002B101E"/>
    <w:rsid w:val="002B45D8"/>
    <w:rsid w:val="002B647C"/>
    <w:rsid w:val="002D336E"/>
    <w:rsid w:val="002D40A1"/>
    <w:rsid w:val="002E0C80"/>
    <w:rsid w:val="002E1CA1"/>
    <w:rsid w:val="002E4A9A"/>
    <w:rsid w:val="002F0411"/>
    <w:rsid w:val="002F7319"/>
    <w:rsid w:val="00301078"/>
    <w:rsid w:val="003062A8"/>
    <w:rsid w:val="00317217"/>
    <w:rsid w:val="00322073"/>
    <w:rsid w:val="003318D7"/>
    <w:rsid w:val="00334F50"/>
    <w:rsid w:val="00342DB4"/>
    <w:rsid w:val="003446EE"/>
    <w:rsid w:val="00355C0C"/>
    <w:rsid w:val="00362FCF"/>
    <w:rsid w:val="00366EC6"/>
    <w:rsid w:val="00370A6F"/>
    <w:rsid w:val="00375F81"/>
    <w:rsid w:val="003770BC"/>
    <w:rsid w:val="00377E72"/>
    <w:rsid w:val="00382B10"/>
    <w:rsid w:val="00391AD8"/>
    <w:rsid w:val="0039546C"/>
    <w:rsid w:val="003A7A27"/>
    <w:rsid w:val="003B218E"/>
    <w:rsid w:val="003E667A"/>
    <w:rsid w:val="003F0591"/>
    <w:rsid w:val="003F1EA7"/>
    <w:rsid w:val="00423CDF"/>
    <w:rsid w:val="004339C0"/>
    <w:rsid w:val="00443EFD"/>
    <w:rsid w:val="00463561"/>
    <w:rsid w:val="004648A6"/>
    <w:rsid w:val="00471AAC"/>
    <w:rsid w:val="004807E5"/>
    <w:rsid w:val="00493247"/>
    <w:rsid w:val="004943F4"/>
    <w:rsid w:val="004A0F0D"/>
    <w:rsid w:val="004A28D8"/>
    <w:rsid w:val="004A7E57"/>
    <w:rsid w:val="004C036D"/>
    <w:rsid w:val="004D3787"/>
    <w:rsid w:val="004F0F21"/>
    <w:rsid w:val="004F3A76"/>
    <w:rsid w:val="0050196D"/>
    <w:rsid w:val="00503D13"/>
    <w:rsid w:val="00506A18"/>
    <w:rsid w:val="005177BD"/>
    <w:rsid w:val="00521479"/>
    <w:rsid w:val="00521A28"/>
    <w:rsid w:val="005230F2"/>
    <w:rsid w:val="00535C1D"/>
    <w:rsid w:val="00554921"/>
    <w:rsid w:val="00563EDF"/>
    <w:rsid w:val="0056623B"/>
    <w:rsid w:val="00577B7B"/>
    <w:rsid w:val="00581224"/>
    <w:rsid w:val="005B4B90"/>
    <w:rsid w:val="005B6287"/>
    <w:rsid w:val="005D2126"/>
    <w:rsid w:val="005E0AE1"/>
    <w:rsid w:val="00607734"/>
    <w:rsid w:val="0061313F"/>
    <w:rsid w:val="00621D3F"/>
    <w:rsid w:val="00623E47"/>
    <w:rsid w:val="00631886"/>
    <w:rsid w:val="00636A6D"/>
    <w:rsid w:val="0064423E"/>
    <w:rsid w:val="00661137"/>
    <w:rsid w:val="00675235"/>
    <w:rsid w:val="00675856"/>
    <w:rsid w:val="006917C8"/>
    <w:rsid w:val="00696BBC"/>
    <w:rsid w:val="006A3DE6"/>
    <w:rsid w:val="006D271B"/>
    <w:rsid w:val="006F05BD"/>
    <w:rsid w:val="00703724"/>
    <w:rsid w:val="0071296B"/>
    <w:rsid w:val="00714E11"/>
    <w:rsid w:val="00721519"/>
    <w:rsid w:val="00727AF1"/>
    <w:rsid w:val="00727C46"/>
    <w:rsid w:val="007302AA"/>
    <w:rsid w:val="00732740"/>
    <w:rsid w:val="0076036F"/>
    <w:rsid w:val="007650F0"/>
    <w:rsid w:val="007670F3"/>
    <w:rsid w:val="00773A7C"/>
    <w:rsid w:val="00785E81"/>
    <w:rsid w:val="00787279"/>
    <w:rsid w:val="00793E52"/>
    <w:rsid w:val="007A0BA8"/>
    <w:rsid w:val="007B2A89"/>
    <w:rsid w:val="007B7CC0"/>
    <w:rsid w:val="007D0A5E"/>
    <w:rsid w:val="007E0A20"/>
    <w:rsid w:val="007E2ED2"/>
    <w:rsid w:val="007E39F3"/>
    <w:rsid w:val="007E3D69"/>
    <w:rsid w:val="007E7004"/>
    <w:rsid w:val="0082335D"/>
    <w:rsid w:val="00830693"/>
    <w:rsid w:val="0083284E"/>
    <w:rsid w:val="0083513E"/>
    <w:rsid w:val="0087256D"/>
    <w:rsid w:val="008742F8"/>
    <w:rsid w:val="00874DB1"/>
    <w:rsid w:val="00880667"/>
    <w:rsid w:val="008917D8"/>
    <w:rsid w:val="008951D5"/>
    <w:rsid w:val="008A13F0"/>
    <w:rsid w:val="008A7DA0"/>
    <w:rsid w:val="008B2A48"/>
    <w:rsid w:val="008C27E8"/>
    <w:rsid w:val="008D2894"/>
    <w:rsid w:val="008E7B2B"/>
    <w:rsid w:val="008F65A5"/>
    <w:rsid w:val="00900571"/>
    <w:rsid w:val="00900C1D"/>
    <w:rsid w:val="009038D9"/>
    <w:rsid w:val="00905C5A"/>
    <w:rsid w:val="00906FC0"/>
    <w:rsid w:val="009135AE"/>
    <w:rsid w:val="009271F2"/>
    <w:rsid w:val="00932424"/>
    <w:rsid w:val="00933919"/>
    <w:rsid w:val="0093436B"/>
    <w:rsid w:val="00936CB5"/>
    <w:rsid w:val="009425D6"/>
    <w:rsid w:val="0094659E"/>
    <w:rsid w:val="00946DDD"/>
    <w:rsid w:val="00947680"/>
    <w:rsid w:val="009553FB"/>
    <w:rsid w:val="0095577D"/>
    <w:rsid w:val="00956885"/>
    <w:rsid w:val="00965514"/>
    <w:rsid w:val="009778BA"/>
    <w:rsid w:val="009804C4"/>
    <w:rsid w:val="0098383F"/>
    <w:rsid w:val="009868C5"/>
    <w:rsid w:val="00986C93"/>
    <w:rsid w:val="00991173"/>
    <w:rsid w:val="00992E11"/>
    <w:rsid w:val="009A2398"/>
    <w:rsid w:val="009A753A"/>
    <w:rsid w:val="009B03B2"/>
    <w:rsid w:val="009B0C0B"/>
    <w:rsid w:val="009C5C6E"/>
    <w:rsid w:val="009D3DA7"/>
    <w:rsid w:val="009D5620"/>
    <w:rsid w:val="009E1125"/>
    <w:rsid w:val="009F0527"/>
    <w:rsid w:val="00A072A3"/>
    <w:rsid w:val="00A32C8B"/>
    <w:rsid w:val="00A3359D"/>
    <w:rsid w:val="00A4479A"/>
    <w:rsid w:val="00A50DCD"/>
    <w:rsid w:val="00A60C01"/>
    <w:rsid w:val="00A66215"/>
    <w:rsid w:val="00A70CB8"/>
    <w:rsid w:val="00A752ED"/>
    <w:rsid w:val="00A75369"/>
    <w:rsid w:val="00AB03F9"/>
    <w:rsid w:val="00AB7935"/>
    <w:rsid w:val="00AD727A"/>
    <w:rsid w:val="00AE2F59"/>
    <w:rsid w:val="00AF2624"/>
    <w:rsid w:val="00B0762C"/>
    <w:rsid w:val="00B10BBD"/>
    <w:rsid w:val="00B10F98"/>
    <w:rsid w:val="00B13A2B"/>
    <w:rsid w:val="00B147AA"/>
    <w:rsid w:val="00B17A0E"/>
    <w:rsid w:val="00B23379"/>
    <w:rsid w:val="00B2384A"/>
    <w:rsid w:val="00B23C39"/>
    <w:rsid w:val="00B26D44"/>
    <w:rsid w:val="00B33AFF"/>
    <w:rsid w:val="00B554BF"/>
    <w:rsid w:val="00B6546F"/>
    <w:rsid w:val="00B818FC"/>
    <w:rsid w:val="00BC563B"/>
    <w:rsid w:val="00BE7F1B"/>
    <w:rsid w:val="00BF11B9"/>
    <w:rsid w:val="00BF7CF9"/>
    <w:rsid w:val="00C030F2"/>
    <w:rsid w:val="00C2357B"/>
    <w:rsid w:val="00C450C0"/>
    <w:rsid w:val="00C476EC"/>
    <w:rsid w:val="00C47E4F"/>
    <w:rsid w:val="00C57AE4"/>
    <w:rsid w:val="00C8300C"/>
    <w:rsid w:val="00C912F3"/>
    <w:rsid w:val="00CA0C60"/>
    <w:rsid w:val="00CA50ED"/>
    <w:rsid w:val="00CA60E4"/>
    <w:rsid w:val="00CB1A99"/>
    <w:rsid w:val="00CD5C34"/>
    <w:rsid w:val="00CD6A4B"/>
    <w:rsid w:val="00D00053"/>
    <w:rsid w:val="00D0190A"/>
    <w:rsid w:val="00D20422"/>
    <w:rsid w:val="00D2250D"/>
    <w:rsid w:val="00D4562B"/>
    <w:rsid w:val="00D474B5"/>
    <w:rsid w:val="00D475B6"/>
    <w:rsid w:val="00D62676"/>
    <w:rsid w:val="00D91978"/>
    <w:rsid w:val="00D94032"/>
    <w:rsid w:val="00DD0B1F"/>
    <w:rsid w:val="00DD2B17"/>
    <w:rsid w:val="00DD79F6"/>
    <w:rsid w:val="00DF5362"/>
    <w:rsid w:val="00E10D23"/>
    <w:rsid w:val="00E146F7"/>
    <w:rsid w:val="00E45828"/>
    <w:rsid w:val="00E52507"/>
    <w:rsid w:val="00E55CAB"/>
    <w:rsid w:val="00E657F9"/>
    <w:rsid w:val="00E662D4"/>
    <w:rsid w:val="00E71C46"/>
    <w:rsid w:val="00E8708C"/>
    <w:rsid w:val="00E912A0"/>
    <w:rsid w:val="00E9366F"/>
    <w:rsid w:val="00EA2051"/>
    <w:rsid w:val="00EC45CF"/>
    <w:rsid w:val="00EC5064"/>
    <w:rsid w:val="00ED0E8A"/>
    <w:rsid w:val="00ED216C"/>
    <w:rsid w:val="00ED7B7B"/>
    <w:rsid w:val="00EE2DA2"/>
    <w:rsid w:val="00EE4E30"/>
    <w:rsid w:val="00EF1A81"/>
    <w:rsid w:val="00EF3EAC"/>
    <w:rsid w:val="00F00F88"/>
    <w:rsid w:val="00F02285"/>
    <w:rsid w:val="00F036BB"/>
    <w:rsid w:val="00F12425"/>
    <w:rsid w:val="00F37C31"/>
    <w:rsid w:val="00F45870"/>
    <w:rsid w:val="00F6060E"/>
    <w:rsid w:val="00F65E2B"/>
    <w:rsid w:val="00F76016"/>
    <w:rsid w:val="00F957EF"/>
    <w:rsid w:val="00FC2FA8"/>
    <w:rsid w:val="00FC3D66"/>
    <w:rsid w:val="00FD31C3"/>
    <w:rsid w:val="00FD4444"/>
    <w:rsid w:val="00FE7E35"/>
    <w:rsid w:val="00FF44C8"/>
    <w:rsid w:val="00FF4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76F6"/>
  <w15:docId w15:val="{331D6718-177B-7F4E-9D79-625BB07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E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8A6"/>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6A3DE6"/>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6A3DE6"/>
    <w:rPr>
      <w:rFonts w:ascii="Tahoma" w:hAnsi="Tahoma" w:cs="Tahoma"/>
      <w:sz w:val="16"/>
      <w:szCs w:val="16"/>
    </w:rPr>
  </w:style>
  <w:style w:type="character" w:styleId="CommentReference">
    <w:name w:val="annotation reference"/>
    <w:basedOn w:val="DefaultParagraphFont"/>
    <w:uiPriority w:val="99"/>
    <w:semiHidden/>
    <w:unhideWhenUsed/>
    <w:rsid w:val="00E55CAB"/>
    <w:rPr>
      <w:sz w:val="16"/>
      <w:szCs w:val="16"/>
    </w:rPr>
  </w:style>
  <w:style w:type="paragraph" w:styleId="CommentText">
    <w:name w:val="annotation text"/>
    <w:basedOn w:val="Normal"/>
    <w:link w:val="CommentTextChar"/>
    <w:uiPriority w:val="99"/>
    <w:semiHidden/>
    <w:unhideWhenUsed/>
    <w:rsid w:val="00E55CAB"/>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E55CAB"/>
    <w:rPr>
      <w:sz w:val="20"/>
      <w:szCs w:val="20"/>
    </w:rPr>
  </w:style>
  <w:style w:type="paragraph" w:styleId="CommentSubject">
    <w:name w:val="annotation subject"/>
    <w:basedOn w:val="CommentText"/>
    <w:next w:val="CommentText"/>
    <w:link w:val="CommentSubjectChar"/>
    <w:uiPriority w:val="99"/>
    <w:semiHidden/>
    <w:unhideWhenUsed/>
    <w:rsid w:val="00E55CAB"/>
    <w:rPr>
      <w:b/>
      <w:bCs/>
    </w:rPr>
  </w:style>
  <w:style w:type="character" w:customStyle="1" w:styleId="CommentSubjectChar">
    <w:name w:val="Comment Subject Char"/>
    <w:basedOn w:val="CommentTextChar"/>
    <w:link w:val="CommentSubject"/>
    <w:uiPriority w:val="99"/>
    <w:semiHidden/>
    <w:rsid w:val="00E55CAB"/>
    <w:rPr>
      <w:b/>
      <w:bCs/>
      <w:sz w:val="20"/>
      <w:szCs w:val="20"/>
    </w:rPr>
  </w:style>
  <w:style w:type="paragraph" w:styleId="PlainText">
    <w:name w:val="Plain Text"/>
    <w:basedOn w:val="Normal"/>
    <w:link w:val="PlainTextChar"/>
    <w:uiPriority w:val="99"/>
    <w:unhideWhenUsed/>
    <w:rsid w:val="00260A60"/>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60A60"/>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7954">
      <w:bodyDiv w:val="1"/>
      <w:marLeft w:val="0"/>
      <w:marRight w:val="0"/>
      <w:marTop w:val="0"/>
      <w:marBottom w:val="0"/>
      <w:divBdr>
        <w:top w:val="none" w:sz="0" w:space="0" w:color="auto"/>
        <w:left w:val="none" w:sz="0" w:space="0" w:color="auto"/>
        <w:bottom w:val="none" w:sz="0" w:space="0" w:color="auto"/>
        <w:right w:val="none" w:sz="0" w:space="0" w:color="auto"/>
      </w:divBdr>
    </w:div>
    <w:div w:id="79261654">
      <w:bodyDiv w:val="1"/>
      <w:marLeft w:val="0"/>
      <w:marRight w:val="0"/>
      <w:marTop w:val="0"/>
      <w:marBottom w:val="0"/>
      <w:divBdr>
        <w:top w:val="none" w:sz="0" w:space="0" w:color="auto"/>
        <w:left w:val="none" w:sz="0" w:space="0" w:color="auto"/>
        <w:bottom w:val="none" w:sz="0" w:space="0" w:color="auto"/>
        <w:right w:val="none" w:sz="0" w:space="0" w:color="auto"/>
      </w:divBdr>
    </w:div>
    <w:div w:id="146484936">
      <w:bodyDiv w:val="1"/>
      <w:marLeft w:val="0"/>
      <w:marRight w:val="0"/>
      <w:marTop w:val="0"/>
      <w:marBottom w:val="0"/>
      <w:divBdr>
        <w:top w:val="none" w:sz="0" w:space="0" w:color="auto"/>
        <w:left w:val="none" w:sz="0" w:space="0" w:color="auto"/>
        <w:bottom w:val="none" w:sz="0" w:space="0" w:color="auto"/>
        <w:right w:val="none" w:sz="0" w:space="0" w:color="auto"/>
      </w:divBdr>
    </w:div>
    <w:div w:id="162746266">
      <w:bodyDiv w:val="1"/>
      <w:marLeft w:val="0"/>
      <w:marRight w:val="0"/>
      <w:marTop w:val="0"/>
      <w:marBottom w:val="0"/>
      <w:divBdr>
        <w:top w:val="none" w:sz="0" w:space="0" w:color="auto"/>
        <w:left w:val="none" w:sz="0" w:space="0" w:color="auto"/>
        <w:bottom w:val="none" w:sz="0" w:space="0" w:color="auto"/>
        <w:right w:val="none" w:sz="0" w:space="0" w:color="auto"/>
      </w:divBdr>
    </w:div>
    <w:div w:id="290215674">
      <w:bodyDiv w:val="1"/>
      <w:marLeft w:val="0"/>
      <w:marRight w:val="0"/>
      <w:marTop w:val="0"/>
      <w:marBottom w:val="0"/>
      <w:divBdr>
        <w:top w:val="none" w:sz="0" w:space="0" w:color="auto"/>
        <w:left w:val="none" w:sz="0" w:space="0" w:color="auto"/>
        <w:bottom w:val="none" w:sz="0" w:space="0" w:color="auto"/>
        <w:right w:val="none" w:sz="0" w:space="0" w:color="auto"/>
      </w:divBdr>
    </w:div>
    <w:div w:id="405304535">
      <w:bodyDiv w:val="1"/>
      <w:marLeft w:val="0"/>
      <w:marRight w:val="0"/>
      <w:marTop w:val="0"/>
      <w:marBottom w:val="0"/>
      <w:divBdr>
        <w:top w:val="none" w:sz="0" w:space="0" w:color="auto"/>
        <w:left w:val="none" w:sz="0" w:space="0" w:color="auto"/>
        <w:bottom w:val="none" w:sz="0" w:space="0" w:color="auto"/>
        <w:right w:val="none" w:sz="0" w:space="0" w:color="auto"/>
      </w:divBdr>
      <w:divsChild>
        <w:div w:id="753669791">
          <w:marLeft w:val="0"/>
          <w:marRight w:val="0"/>
          <w:marTop w:val="0"/>
          <w:marBottom w:val="0"/>
          <w:divBdr>
            <w:top w:val="none" w:sz="0" w:space="0" w:color="auto"/>
            <w:left w:val="none" w:sz="0" w:space="0" w:color="auto"/>
            <w:bottom w:val="none" w:sz="0" w:space="0" w:color="auto"/>
            <w:right w:val="none" w:sz="0" w:space="0" w:color="auto"/>
          </w:divBdr>
        </w:div>
      </w:divsChild>
    </w:div>
    <w:div w:id="587688220">
      <w:bodyDiv w:val="1"/>
      <w:marLeft w:val="0"/>
      <w:marRight w:val="0"/>
      <w:marTop w:val="0"/>
      <w:marBottom w:val="0"/>
      <w:divBdr>
        <w:top w:val="none" w:sz="0" w:space="0" w:color="auto"/>
        <w:left w:val="none" w:sz="0" w:space="0" w:color="auto"/>
        <w:bottom w:val="none" w:sz="0" w:space="0" w:color="auto"/>
        <w:right w:val="none" w:sz="0" w:space="0" w:color="auto"/>
      </w:divBdr>
    </w:div>
    <w:div w:id="630746479">
      <w:bodyDiv w:val="1"/>
      <w:marLeft w:val="0"/>
      <w:marRight w:val="0"/>
      <w:marTop w:val="0"/>
      <w:marBottom w:val="0"/>
      <w:divBdr>
        <w:top w:val="none" w:sz="0" w:space="0" w:color="auto"/>
        <w:left w:val="none" w:sz="0" w:space="0" w:color="auto"/>
        <w:bottom w:val="none" w:sz="0" w:space="0" w:color="auto"/>
        <w:right w:val="none" w:sz="0" w:space="0" w:color="auto"/>
      </w:divBdr>
    </w:div>
    <w:div w:id="637540394">
      <w:bodyDiv w:val="1"/>
      <w:marLeft w:val="0"/>
      <w:marRight w:val="0"/>
      <w:marTop w:val="0"/>
      <w:marBottom w:val="0"/>
      <w:divBdr>
        <w:top w:val="none" w:sz="0" w:space="0" w:color="auto"/>
        <w:left w:val="none" w:sz="0" w:space="0" w:color="auto"/>
        <w:bottom w:val="none" w:sz="0" w:space="0" w:color="auto"/>
        <w:right w:val="none" w:sz="0" w:space="0" w:color="auto"/>
      </w:divBdr>
      <w:divsChild>
        <w:div w:id="1291278889">
          <w:marLeft w:val="0"/>
          <w:marRight w:val="0"/>
          <w:marTop w:val="195"/>
          <w:marBottom w:val="195"/>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2117601282">
          <w:marLeft w:val="0"/>
          <w:marRight w:val="0"/>
          <w:marTop w:val="195"/>
          <w:marBottom w:val="195"/>
          <w:divBdr>
            <w:top w:val="none" w:sz="0" w:space="0" w:color="auto"/>
            <w:left w:val="none" w:sz="0" w:space="0" w:color="auto"/>
            <w:bottom w:val="none" w:sz="0" w:space="0" w:color="auto"/>
            <w:right w:val="none" w:sz="0" w:space="0" w:color="auto"/>
          </w:divBdr>
          <w:divsChild>
            <w:div w:id="2045205596">
              <w:marLeft w:val="0"/>
              <w:marRight w:val="0"/>
              <w:marTop w:val="0"/>
              <w:marBottom w:val="0"/>
              <w:divBdr>
                <w:top w:val="none" w:sz="0" w:space="0" w:color="auto"/>
                <w:left w:val="none" w:sz="0" w:space="0" w:color="auto"/>
                <w:bottom w:val="none" w:sz="0" w:space="0" w:color="auto"/>
                <w:right w:val="none" w:sz="0" w:space="0" w:color="auto"/>
              </w:divBdr>
            </w:div>
            <w:div w:id="1783301794">
              <w:marLeft w:val="0"/>
              <w:marRight w:val="0"/>
              <w:marTop w:val="0"/>
              <w:marBottom w:val="0"/>
              <w:divBdr>
                <w:top w:val="none" w:sz="0" w:space="0" w:color="auto"/>
                <w:left w:val="none" w:sz="0" w:space="0" w:color="auto"/>
                <w:bottom w:val="none" w:sz="0" w:space="0" w:color="auto"/>
                <w:right w:val="none" w:sz="0" w:space="0" w:color="auto"/>
              </w:divBdr>
            </w:div>
          </w:divsChild>
        </w:div>
        <w:div w:id="402264168">
          <w:marLeft w:val="0"/>
          <w:marRight w:val="0"/>
          <w:marTop w:val="195"/>
          <w:marBottom w:val="195"/>
          <w:divBdr>
            <w:top w:val="none" w:sz="0" w:space="0" w:color="auto"/>
            <w:left w:val="none" w:sz="0" w:space="0" w:color="auto"/>
            <w:bottom w:val="none" w:sz="0" w:space="0" w:color="auto"/>
            <w:right w:val="none" w:sz="0" w:space="0" w:color="auto"/>
          </w:divBdr>
          <w:divsChild>
            <w:div w:id="1143231806">
              <w:marLeft w:val="0"/>
              <w:marRight w:val="0"/>
              <w:marTop w:val="0"/>
              <w:marBottom w:val="0"/>
              <w:divBdr>
                <w:top w:val="none" w:sz="0" w:space="0" w:color="auto"/>
                <w:left w:val="none" w:sz="0" w:space="0" w:color="auto"/>
                <w:bottom w:val="none" w:sz="0" w:space="0" w:color="auto"/>
                <w:right w:val="none" w:sz="0" w:space="0" w:color="auto"/>
              </w:divBdr>
            </w:div>
            <w:div w:id="1256787769">
              <w:marLeft w:val="0"/>
              <w:marRight w:val="0"/>
              <w:marTop w:val="0"/>
              <w:marBottom w:val="0"/>
              <w:divBdr>
                <w:top w:val="none" w:sz="0" w:space="0" w:color="auto"/>
                <w:left w:val="none" w:sz="0" w:space="0" w:color="auto"/>
                <w:bottom w:val="none" w:sz="0" w:space="0" w:color="auto"/>
                <w:right w:val="none" w:sz="0" w:space="0" w:color="auto"/>
              </w:divBdr>
            </w:div>
          </w:divsChild>
        </w:div>
        <w:div w:id="1012495422">
          <w:marLeft w:val="0"/>
          <w:marRight w:val="0"/>
          <w:marTop w:val="195"/>
          <w:marBottom w:val="195"/>
          <w:divBdr>
            <w:top w:val="none" w:sz="0" w:space="0" w:color="auto"/>
            <w:left w:val="none" w:sz="0" w:space="0" w:color="auto"/>
            <w:bottom w:val="none" w:sz="0" w:space="0" w:color="auto"/>
            <w:right w:val="none" w:sz="0" w:space="0" w:color="auto"/>
          </w:divBdr>
          <w:divsChild>
            <w:div w:id="2137678004">
              <w:marLeft w:val="0"/>
              <w:marRight w:val="0"/>
              <w:marTop w:val="0"/>
              <w:marBottom w:val="0"/>
              <w:divBdr>
                <w:top w:val="none" w:sz="0" w:space="0" w:color="auto"/>
                <w:left w:val="none" w:sz="0" w:space="0" w:color="auto"/>
                <w:bottom w:val="none" w:sz="0" w:space="0" w:color="auto"/>
                <w:right w:val="none" w:sz="0" w:space="0" w:color="auto"/>
              </w:divBdr>
            </w:div>
            <w:div w:id="1801148831">
              <w:marLeft w:val="0"/>
              <w:marRight w:val="0"/>
              <w:marTop w:val="0"/>
              <w:marBottom w:val="0"/>
              <w:divBdr>
                <w:top w:val="none" w:sz="0" w:space="0" w:color="auto"/>
                <w:left w:val="none" w:sz="0" w:space="0" w:color="auto"/>
                <w:bottom w:val="none" w:sz="0" w:space="0" w:color="auto"/>
                <w:right w:val="none" w:sz="0" w:space="0" w:color="auto"/>
              </w:divBdr>
            </w:div>
          </w:divsChild>
        </w:div>
        <w:div w:id="995186725">
          <w:marLeft w:val="0"/>
          <w:marRight w:val="0"/>
          <w:marTop w:val="195"/>
          <w:marBottom w:val="195"/>
          <w:divBdr>
            <w:top w:val="none" w:sz="0" w:space="0" w:color="auto"/>
            <w:left w:val="none" w:sz="0" w:space="0" w:color="auto"/>
            <w:bottom w:val="none" w:sz="0" w:space="0" w:color="auto"/>
            <w:right w:val="none" w:sz="0" w:space="0" w:color="auto"/>
          </w:divBdr>
          <w:divsChild>
            <w:div w:id="4963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076">
      <w:bodyDiv w:val="1"/>
      <w:marLeft w:val="0"/>
      <w:marRight w:val="0"/>
      <w:marTop w:val="0"/>
      <w:marBottom w:val="0"/>
      <w:divBdr>
        <w:top w:val="none" w:sz="0" w:space="0" w:color="auto"/>
        <w:left w:val="none" w:sz="0" w:space="0" w:color="auto"/>
        <w:bottom w:val="none" w:sz="0" w:space="0" w:color="auto"/>
        <w:right w:val="none" w:sz="0" w:space="0" w:color="auto"/>
      </w:divBdr>
    </w:div>
    <w:div w:id="738405957">
      <w:bodyDiv w:val="1"/>
      <w:marLeft w:val="0"/>
      <w:marRight w:val="0"/>
      <w:marTop w:val="0"/>
      <w:marBottom w:val="0"/>
      <w:divBdr>
        <w:top w:val="none" w:sz="0" w:space="0" w:color="auto"/>
        <w:left w:val="none" w:sz="0" w:space="0" w:color="auto"/>
        <w:bottom w:val="none" w:sz="0" w:space="0" w:color="auto"/>
        <w:right w:val="none" w:sz="0" w:space="0" w:color="auto"/>
      </w:divBdr>
    </w:div>
    <w:div w:id="761612308">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99384968">
      <w:bodyDiv w:val="1"/>
      <w:marLeft w:val="0"/>
      <w:marRight w:val="0"/>
      <w:marTop w:val="0"/>
      <w:marBottom w:val="0"/>
      <w:divBdr>
        <w:top w:val="none" w:sz="0" w:space="0" w:color="auto"/>
        <w:left w:val="none" w:sz="0" w:space="0" w:color="auto"/>
        <w:bottom w:val="none" w:sz="0" w:space="0" w:color="auto"/>
        <w:right w:val="none" w:sz="0" w:space="0" w:color="auto"/>
      </w:divBdr>
    </w:div>
    <w:div w:id="1131939204">
      <w:bodyDiv w:val="1"/>
      <w:marLeft w:val="0"/>
      <w:marRight w:val="0"/>
      <w:marTop w:val="0"/>
      <w:marBottom w:val="0"/>
      <w:divBdr>
        <w:top w:val="none" w:sz="0" w:space="0" w:color="auto"/>
        <w:left w:val="none" w:sz="0" w:space="0" w:color="auto"/>
        <w:bottom w:val="none" w:sz="0" w:space="0" w:color="auto"/>
        <w:right w:val="none" w:sz="0" w:space="0" w:color="auto"/>
      </w:divBdr>
    </w:div>
    <w:div w:id="1180201454">
      <w:bodyDiv w:val="1"/>
      <w:marLeft w:val="0"/>
      <w:marRight w:val="0"/>
      <w:marTop w:val="0"/>
      <w:marBottom w:val="0"/>
      <w:divBdr>
        <w:top w:val="none" w:sz="0" w:space="0" w:color="auto"/>
        <w:left w:val="none" w:sz="0" w:space="0" w:color="auto"/>
        <w:bottom w:val="none" w:sz="0" w:space="0" w:color="auto"/>
        <w:right w:val="none" w:sz="0" w:space="0" w:color="auto"/>
      </w:divBdr>
    </w:div>
    <w:div w:id="1204753075">
      <w:bodyDiv w:val="1"/>
      <w:marLeft w:val="0"/>
      <w:marRight w:val="0"/>
      <w:marTop w:val="0"/>
      <w:marBottom w:val="0"/>
      <w:divBdr>
        <w:top w:val="none" w:sz="0" w:space="0" w:color="auto"/>
        <w:left w:val="none" w:sz="0" w:space="0" w:color="auto"/>
        <w:bottom w:val="none" w:sz="0" w:space="0" w:color="auto"/>
        <w:right w:val="none" w:sz="0" w:space="0" w:color="auto"/>
      </w:divBdr>
    </w:div>
    <w:div w:id="1208642172">
      <w:bodyDiv w:val="1"/>
      <w:marLeft w:val="0"/>
      <w:marRight w:val="0"/>
      <w:marTop w:val="0"/>
      <w:marBottom w:val="0"/>
      <w:divBdr>
        <w:top w:val="none" w:sz="0" w:space="0" w:color="auto"/>
        <w:left w:val="none" w:sz="0" w:space="0" w:color="auto"/>
        <w:bottom w:val="none" w:sz="0" w:space="0" w:color="auto"/>
        <w:right w:val="none" w:sz="0" w:space="0" w:color="auto"/>
      </w:divBdr>
    </w:div>
    <w:div w:id="1228226153">
      <w:bodyDiv w:val="1"/>
      <w:marLeft w:val="0"/>
      <w:marRight w:val="0"/>
      <w:marTop w:val="0"/>
      <w:marBottom w:val="0"/>
      <w:divBdr>
        <w:top w:val="none" w:sz="0" w:space="0" w:color="auto"/>
        <w:left w:val="none" w:sz="0" w:space="0" w:color="auto"/>
        <w:bottom w:val="none" w:sz="0" w:space="0" w:color="auto"/>
        <w:right w:val="none" w:sz="0" w:space="0" w:color="auto"/>
      </w:divBdr>
    </w:div>
    <w:div w:id="1242526027">
      <w:bodyDiv w:val="1"/>
      <w:marLeft w:val="0"/>
      <w:marRight w:val="0"/>
      <w:marTop w:val="0"/>
      <w:marBottom w:val="0"/>
      <w:divBdr>
        <w:top w:val="none" w:sz="0" w:space="0" w:color="auto"/>
        <w:left w:val="none" w:sz="0" w:space="0" w:color="auto"/>
        <w:bottom w:val="none" w:sz="0" w:space="0" w:color="auto"/>
        <w:right w:val="none" w:sz="0" w:space="0" w:color="auto"/>
      </w:divBdr>
    </w:div>
    <w:div w:id="1340085226">
      <w:bodyDiv w:val="1"/>
      <w:marLeft w:val="0"/>
      <w:marRight w:val="0"/>
      <w:marTop w:val="0"/>
      <w:marBottom w:val="0"/>
      <w:divBdr>
        <w:top w:val="none" w:sz="0" w:space="0" w:color="auto"/>
        <w:left w:val="none" w:sz="0" w:space="0" w:color="auto"/>
        <w:bottom w:val="none" w:sz="0" w:space="0" w:color="auto"/>
        <w:right w:val="none" w:sz="0" w:space="0" w:color="auto"/>
      </w:divBdr>
      <w:divsChild>
        <w:div w:id="1160192861">
          <w:marLeft w:val="0"/>
          <w:marRight w:val="0"/>
          <w:marTop w:val="0"/>
          <w:marBottom w:val="0"/>
          <w:divBdr>
            <w:top w:val="none" w:sz="0" w:space="0" w:color="auto"/>
            <w:left w:val="none" w:sz="0" w:space="0" w:color="auto"/>
            <w:bottom w:val="none" w:sz="0" w:space="0" w:color="auto"/>
            <w:right w:val="none" w:sz="0" w:space="0" w:color="auto"/>
          </w:divBdr>
        </w:div>
      </w:divsChild>
    </w:div>
    <w:div w:id="1355381327">
      <w:bodyDiv w:val="1"/>
      <w:marLeft w:val="0"/>
      <w:marRight w:val="0"/>
      <w:marTop w:val="0"/>
      <w:marBottom w:val="0"/>
      <w:divBdr>
        <w:top w:val="none" w:sz="0" w:space="0" w:color="auto"/>
        <w:left w:val="none" w:sz="0" w:space="0" w:color="auto"/>
        <w:bottom w:val="none" w:sz="0" w:space="0" w:color="auto"/>
        <w:right w:val="none" w:sz="0" w:space="0" w:color="auto"/>
      </w:divBdr>
    </w:div>
    <w:div w:id="1442381835">
      <w:bodyDiv w:val="1"/>
      <w:marLeft w:val="0"/>
      <w:marRight w:val="0"/>
      <w:marTop w:val="0"/>
      <w:marBottom w:val="0"/>
      <w:divBdr>
        <w:top w:val="none" w:sz="0" w:space="0" w:color="auto"/>
        <w:left w:val="none" w:sz="0" w:space="0" w:color="auto"/>
        <w:bottom w:val="none" w:sz="0" w:space="0" w:color="auto"/>
        <w:right w:val="none" w:sz="0" w:space="0" w:color="auto"/>
      </w:divBdr>
    </w:div>
    <w:div w:id="1585381936">
      <w:bodyDiv w:val="1"/>
      <w:marLeft w:val="0"/>
      <w:marRight w:val="0"/>
      <w:marTop w:val="0"/>
      <w:marBottom w:val="0"/>
      <w:divBdr>
        <w:top w:val="none" w:sz="0" w:space="0" w:color="auto"/>
        <w:left w:val="none" w:sz="0" w:space="0" w:color="auto"/>
        <w:bottom w:val="none" w:sz="0" w:space="0" w:color="auto"/>
        <w:right w:val="none" w:sz="0" w:space="0" w:color="auto"/>
      </w:divBdr>
    </w:div>
    <w:div w:id="1655137430">
      <w:bodyDiv w:val="1"/>
      <w:marLeft w:val="0"/>
      <w:marRight w:val="0"/>
      <w:marTop w:val="0"/>
      <w:marBottom w:val="0"/>
      <w:divBdr>
        <w:top w:val="none" w:sz="0" w:space="0" w:color="auto"/>
        <w:left w:val="none" w:sz="0" w:space="0" w:color="auto"/>
        <w:bottom w:val="none" w:sz="0" w:space="0" w:color="auto"/>
        <w:right w:val="none" w:sz="0" w:space="0" w:color="auto"/>
      </w:divBdr>
    </w:div>
    <w:div w:id="1716348804">
      <w:bodyDiv w:val="1"/>
      <w:marLeft w:val="0"/>
      <w:marRight w:val="0"/>
      <w:marTop w:val="0"/>
      <w:marBottom w:val="0"/>
      <w:divBdr>
        <w:top w:val="none" w:sz="0" w:space="0" w:color="auto"/>
        <w:left w:val="none" w:sz="0" w:space="0" w:color="auto"/>
        <w:bottom w:val="none" w:sz="0" w:space="0" w:color="auto"/>
        <w:right w:val="none" w:sz="0" w:space="0" w:color="auto"/>
      </w:divBdr>
    </w:div>
    <w:div w:id="1737044815">
      <w:bodyDiv w:val="1"/>
      <w:marLeft w:val="0"/>
      <w:marRight w:val="0"/>
      <w:marTop w:val="0"/>
      <w:marBottom w:val="0"/>
      <w:divBdr>
        <w:top w:val="none" w:sz="0" w:space="0" w:color="auto"/>
        <w:left w:val="none" w:sz="0" w:space="0" w:color="auto"/>
        <w:bottom w:val="none" w:sz="0" w:space="0" w:color="auto"/>
        <w:right w:val="none" w:sz="0" w:space="0" w:color="auto"/>
      </w:divBdr>
    </w:div>
    <w:div w:id="1821116604">
      <w:bodyDiv w:val="1"/>
      <w:marLeft w:val="0"/>
      <w:marRight w:val="0"/>
      <w:marTop w:val="0"/>
      <w:marBottom w:val="0"/>
      <w:divBdr>
        <w:top w:val="none" w:sz="0" w:space="0" w:color="auto"/>
        <w:left w:val="none" w:sz="0" w:space="0" w:color="auto"/>
        <w:bottom w:val="none" w:sz="0" w:space="0" w:color="auto"/>
        <w:right w:val="none" w:sz="0" w:space="0" w:color="auto"/>
      </w:divBdr>
    </w:div>
    <w:div w:id="1913930615">
      <w:bodyDiv w:val="1"/>
      <w:marLeft w:val="0"/>
      <w:marRight w:val="0"/>
      <w:marTop w:val="0"/>
      <w:marBottom w:val="0"/>
      <w:divBdr>
        <w:top w:val="none" w:sz="0" w:space="0" w:color="auto"/>
        <w:left w:val="none" w:sz="0" w:space="0" w:color="auto"/>
        <w:bottom w:val="none" w:sz="0" w:space="0" w:color="auto"/>
        <w:right w:val="none" w:sz="0" w:space="0" w:color="auto"/>
      </w:divBdr>
    </w:div>
    <w:div w:id="1930576610">
      <w:bodyDiv w:val="1"/>
      <w:marLeft w:val="0"/>
      <w:marRight w:val="0"/>
      <w:marTop w:val="0"/>
      <w:marBottom w:val="0"/>
      <w:divBdr>
        <w:top w:val="none" w:sz="0" w:space="0" w:color="auto"/>
        <w:left w:val="none" w:sz="0" w:space="0" w:color="auto"/>
        <w:bottom w:val="none" w:sz="0" w:space="0" w:color="auto"/>
        <w:right w:val="none" w:sz="0" w:space="0" w:color="auto"/>
      </w:divBdr>
    </w:div>
    <w:div w:id="2000845573">
      <w:bodyDiv w:val="1"/>
      <w:marLeft w:val="0"/>
      <w:marRight w:val="0"/>
      <w:marTop w:val="0"/>
      <w:marBottom w:val="0"/>
      <w:divBdr>
        <w:top w:val="none" w:sz="0" w:space="0" w:color="auto"/>
        <w:left w:val="none" w:sz="0" w:space="0" w:color="auto"/>
        <w:bottom w:val="none" w:sz="0" w:space="0" w:color="auto"/>
        <w:right w:val="none" w:sz="0" w:space="0" w:color="auto"/>
      </w:divBdr>
    </w:div>
    <w:div w:id="2009166397">
      <w:bodyDiv w:val="1"/>
      <w:marLeft w:val="0"/>
      <w:marRight w:val="0"/>
      <w:marTop w:val="0"/>
      <w:marBottom w:val="0"/>
      <w:divBdr>
        <w:top w:val="none" w:sz="0" w:space="0" w:color="auto"/>
        <w:left w:val="none" w:sz="0" w:space="0" w:color="auto"/>
        <w:bottom w:val="none" w:sz="0" w:space="0" w:color="auto"/>
        <w:right w:val="none" w:sz="0" w:space="0" w:color="auto"/>
      </w:divBdr>
    </w:div>
    <w:div w:id="2021621180">
      <w:bodyDiv w:val="1"/>
      <w:marLeft w:val="0"/>
      <w:marRight w:val="0"/>
      <w:marTop w:val="0"/>
      <w:marBottom w:val="0"/>
      <w:divBdr>
        <w:top w:val="none" w:sz="0" w:space="0" w:color="auto"/>
        <w:left w:val="none" w:sz="0" w:space="0" w:color="auto"/>
        <w:bottom w:val="none" w:sz="0" w:space="0" w:color="auto"/>
        <w:right w:val="none" w:sz="0" w:space="0" w:color="auto"/>
      </w:divBdr>
    </w:div>
    <w:div w:id="204166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Documents\Research&amp;Medico-legal\Research%20(Active)\!BRC%20-%20Conventional%20vs%20ML%20-%20CPP\WriteUp\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3"/>
          <c:tx>
            <c:strRef>
              <c:f>ROCs!$B$2</c:f>
              <c:strCache>
                <c:ptCount val="1"/>
                <c:pt idx="0">
                  <c:v>Antenatal</c:v>
                </c:pt>
              </c:strCache>
            </c:strRef>
          </c:tx>
          <c:marker>
            <c:symbol val="none"/>
          </c:marker>
          <c:xVal>
            <c:numRef>
              <c:f>ROCs!$J$4:$J$14</c:f>
              <c:numCache>
                <c:formatCode>0.00%</c:formatCode>
                <c:ptCount val="11"/>
                <c:pt idx="0">
                  <c:v>1</c:v>
                </c:pt>
                <c:pt idx="1">
                  <c:v>0.9</c:v>
                </c:pt>
                <c:pt idx="2">
                  <c:v>0.79949999999999999</c:v>
                </c:pt>
                <c:pt idx="3">
                  <c:v>0.6996</c:v>
                </c:pt>
                <c:pt idx="4">
                  <c:v>0.59949999999999992</c:v>
                </c:pt>
                <c:pt idx="5">
                  <c:v>0.49770000000000003</c:v>
                </c:pt>
                <c:pt idx="6">
                  <c:v>0.39849999999999997</c:v>
                </c:pt>
                <c:pt idx="7">
                  <c:v>0.29869999999999997</c:v>
                </c:pt>
                <c:pt idx="8">
                  <c:v>0.19889999999999997</c:v>
                </c:pt>
                <c:pt idx="9">
                  <c:v>9.9300000000000055E-2</c:v>
                </c:pt>
                <c:pt idx="10">
                  <c:v>0</c:v>
                </c:pt>
              </c:numCache>
            </c:numRef>
          </c:xVal>
          <c:yVal>
            <c:numRef>
              <c:f>ROCs!$E$4:$E$14</c:f>
              <c:numCache>
                <c:formatCode>0.00%</c:formatCode>
                <c:ptCount val="11"/>
                <c:pt idx="0">
                  <c:v>1</c:v>
                </c:pt>
                <c:pt idx="1">
                  <c:v>0.98309999999999997</c:v>
                </c:pt>
                <c:pt idx="2">
                  <c:v>0.96609999999999996</c:v>
                </c:pt>
                <c:pt idx="3">
                  <c:v>0.89829999999999999</c:v>
                </c:pt>
                <c:pt idx="4">
                  <c:v>0.83050000000000002</c:v>
                </c:pt>
                <c:pt idx="5">
                  <c:v>0.74580000000000002</c:v>
                </c:pt>
                <c:pt idx="6">
                  <c:v>0.7288</c:v>
                </c:pt>
                <c:pt idx="7">
                  <c:v>0.61019999999999996</c:v>
                </c:pt>
                <c:pt idx="8">
                  <c:v>0.45760000000000001</c:v>
                </c:pt>
                <c:pt idx="9">
                  <c:v>0.28810000000000002</c:v>
                </c:pt>
                <c:pt idx="10">
                  <c:v>0</c:v>
                </c:pt>
              </c:numCache>
            </c:numRef>
          </c:yVal>
          <c:smooth val="0"/>
          <c:extLst>
            <c:ext xmlns:c16="http://schemas.microsoft.com/office/drawing/2014/chart" uri="{C3380CC4-5D6E-409C-BE32-E72D297353CC}">
              <c16:uniqueId val="{00000000-82C0-674D-BCBB-47E378B43D9D}"/>
            </c:ext>
          </c:extLst>
        </c:ser>
        <c:ser>
          <c:idx val="4"/>
          <c:order val="4"/>
          <c:tx>
            <c:strRef>
              <c:f>ROCs!$B$16</c:f>
              <c:strCache>
                <c:ptCount val="1"/>
                <c:pt idx="0">
                  <c:v>Antenatal and Growth</c:v>
                </c:pt>
              </c:strCache>
            </c:strRef>
          </c:tx>
          <c:marker>
            <c:symbol val="none"/>
          </c:marker>
          <c:xVal>
            <c:numRef>
              <c:f>ROCs!$J$18:$J$28</c:f>
              <c:numCache>
                <c:formatCode>0.00%</c:formatCode>
                <c:ptCount val="11"/>
                <c:pt idx="0">
                  <c:v>1</c:v>
                </c:pt>
                <c:pt idx="1">
                  <c:v>0.89959999999999996</c:v>
                </c:pt>
                <c:pt idx="2">
                  <c:v>0.79820000000000002</c:v>
                </c:pt>
                <c:pt idx="3">
                  <c:v>0.69950000000000001</c:v>
                </c:pt>
                <c:pt idx="4">
                  <c:v>0.59929999999999994</c:v>
                </c:pt>
                <c:pt idx="5">
                  <c:v>0.497</c:v>
                </c:pt>
                <c:pt idx="6">
                  <c:v>0.39829999999999999</c:v>
                </c:pt>
                <c:pt idx="7">
                  <c:v>0.29859999999999998</c:v>
                </c:pt>
                <c:pt idx="8">
                  <c:v>0.19889999999999997</c:v>
                </c:pt>
                <c:pt idx="9">
                  <c:v>9.870000000000001E-2</c:v>
                </c:pt>
                <c:pt idx="10">
                  <c:v>0</c:v>
                </c:pt>
              </c:numCache>
            </c:numRef>
          </c:xVal>
          <c:yVal>
            <c:numRef>
              <c:f>ROCs!$E$18:$E$28</c:f>
              <c:numCache>
                <c:formatCode>0.00%</c:formatCode>
                <c:ptCount val="11"/>
                <c:pt idx="0">
                  <c:v>1</c:v>
                </c:pt>
                <c:pt idx="1">
                  <c:v>1</c:v>
                </c:pt>
                <c:pt idx="2">
                  <c:v>0.96609999999999996</c:v>
                </c:pt>
                <c:pt idx="3">
                  <c:v>0.9153</c:v>
                </c:pt>
                <c:pt idx="4">
                  <c:v>0.84750000000000003</c:v>
                </c:pt>
                <c:pt idx="5">
                  <c:v>0.81359999999999999</c:v>
                </c:pt>
                <c:pt idx="6">
                  <c:v>0.77969999999999995</c:v>
                </c:pt>
                <c:pt idx="7">
                  <c:v>0.64410000000000001</c:v>
                </c:pt>
                <c:pt idx="8">
                  <c:v>0.49149999999999999</c:v>
                </c:pt>
                <c:pt idx="9">
                  <c:v>0.37290000000000001</c:v>
                </c:pt>
                <c:pt idx="10">
                  <c:v>0</c:v>
                </c:pt>
              </c:numCache>
            </c:numRef>
          </c:yVal>
          <c:smooth val="1"/>
          <c:extLst>
            <c:ext xmlns:c16="http://schemas.microsoft.com/office/drawing/2014/chart" uri="{C3380CC4-5D6E-409C-BE32-E72D297353CC}">
              <c16:uniqueId val="{00000001-82C0-674D-BCBB-47E378B43D9D}"/>
            </c:ext>
          </c:extLst>
        </c:ser>
        <c:ser>
          <c:idx val="5"/>
          <c:order val="5"/>
          <c:tx>
            <c:strRef>
              <c:f>ROCs!$B$30</c:f>
              <c:strCache>
                <c:ptCount val="1"/>
                <c:pt idx="0">
                  <c:v>Antenatal and Intrapartum</c:v>
                </c:pt>
              </c:strCache>
            </c:strRef>
          </c:tx>
          <c:marker>
            <c:symbol val="none"/>
          </c:marker>
          <c:xVal>
            <c:numRef>
              <c:f>ROCs!$J$32:$J$42</c:f>
              <c:numCache>
                <c:formatCode>0.00%</c:formatCode>
                <c:ptCount val="11"/>
                <c:pt idx="0">
                  <c:v>1</c:v>
                </c:pt>
                <c:pt idx="1">
                  <c:v>0.89969999999999994</c:v>
                </c:pt>
                <c:pt idx="2">
                  <c:v>0.7984</c:v>
                </c:pt>
                <c:pt idx="3">
                  <c:v>0.69930000000000003</c:v>
                </c:pt>
                <c:pt idx="4">
                  <c:v>0.59919999999999995</c:v>
                </c:pt>
                <c:pt idx="5">
                  <c:v>0.49870000000000003</c:v>
                </c:pt>
                <c:pt idx="6">
                  <c:v>0.39870000000000005</c:v>
                </c:pt>
                <c:pt idx="7">
                  <c:v>0.29830000000000001</c:v>
                </c:pt>
                <c:pt idx="8">
                  <c:v>0.19899999999999995</c:v>
                </c:pt>
                <c:pt idx="9">
                  <c:v>9.8899999999999988E-2</c:v>
                </c:pt>
                <c:pt idx="10">
                  <c:v>0</c:v>
                </c:pt>
              </c:numCache>
            </c:numRef>
          </c:xVal>
          <c:yVal>
            <c:numRef>
              <c:f>ROCs!$E$32:$E$42</c:f>
              <c:numCache>
                <c:formatCode>0.00%</c:formatCode>
                <c:ptCount val="11"/>
                <c:pt idx="0">
                  <c:v>1</c:v>
                </c:pt>
                <c:pt idx="1">
                  <c:v>0.98309999999999997</c:v>
                </c:pt>
                <c:pt idx="2">
                  <c:v>0.96609999999999996</c:v>
                </c:pt>
                <c:pt idx="3">
                  <c:v>0.89829999999999999</c:v>
                </c:pt>
                <c:pt idx="4">
                  <c:v>0.79659999999999997</c:v>
                </c:pt>
                <c:pt idx="5">
                  <c:v>0.77969999999999995</c:v>
                </c:pt>
                <c:pt idx="6">
                  <c:v>0.66100000000000003</c:v>
                </c:pt>
                <c:pt idx="7">
                  <c:v>0.59319999999999995</c:v>
                </c:pt>
                <c:pt idx="8">
                  <c:v>0.45760000000000001</c:v>
                </c:pt>
                <c:pt idx="9">
                  <c:v>0.30509999999999998</c:v>
                </c:pt>
                <c:pt idx="10">
                  <c:v>0</c:v>
                </c:pt>
              </c:numCache>
            </c:numRef>
          </c:yVal>
          <c:smooth val="1"/>
          <c:extLst>
            <c:ext xmlns:c16="http://schemas.microsoft.com/office/drawing/2014/chart" uri="{C3380CC4-5D6E-409C-BE32-E72D297353CC}">
              <c16:uniqueId val="{00000002-82C0-674D-BCBB-47E378B43D9D}"/>
            </c:ext>
          </c:extLst>
        </c:ser>
        <c:ser>
          <c:idx val="1"/>
          <c:order val="1"/>
          <c:tx>
            <c:strRef>
              <c:f>ROCs!$B$45</c:f>
              <c:strCache>
                <c:ptCount val="1"/>
                <c:pt idx="0">
                  <c:v>Antenatal-ML</c:v>
                </c:pt>
              </c:strCache>
            </c:strRef>
          </c:tx>
          <c:marker>
            <c:symbol val="none"/>
          </c:marker>
          <c:xVal>
            <c:numRef>
              <c:f>ROCs!$J$47:$J$57</c:f>
              <c:numCache>
                <c:formatCode>0.00%</c:formatCode>
                <c:ptCount val="11"/>
                <c:pt idx="0">
                  <c:v>1</c:v>
                </c:pt>
                <c:pt idx="1">
                  <c:v>0.89959999999999996</c:v>
                </c:pt>
                <c:pt idx="2">
                  <c:v>0.7994</c:v>
                </c:pt>
                <c:pt idx="3">
                  <c:v>0.69920000000000004</c:v>
                </c:pt>
                <c:pt idx="4">
                  <c:v>0.59889999999999999</c:v>
                </c:pt>
                <c:pt idx="5">
                  <c:v>0.49870000000000003</c:v>
                </c:pt>
                <c:pt idx="6">
                  <c:v>0.39849999999999997</c:v>
                </c:pt>
                <c:pt idx="7">
                  <c:v>0.29859999999999998</c:v>
                </c:pt>
                <c:pt idx="8">
                  <c:v>0.19869999999999999</c:v>
                </c:pt>
                <c:pt idx="9">
                  <c:v>9.8899999999999988E-2</c:v>
                </c:pt>
                <c:pt idx="10">
                  <c:v>0</c:v>
                </c:pt>
              </c:numCache>
            </c:numRef>
          </c:xVal>
          <c:yVal>
            <c:numRef>
              <c:f>ROCs!$E$47:$E$57</c:f>
              <c:numCache>
                <c:formatCode>0.00%</c:formatCode>
                <c:ptCount val="11"/>
                <c:pt idx="0">
                  <c:v>1</c:v>
                </c:pt>
                <c:pt idx="1">
                  <c:v>0.9778</c:v>
                </c:pt>
                <c:pt idx="2">
                  <c:v>0.92220000000000002</c:v>
                </c:pt>
                <c:pt idx="3">
                  <c:v>0.86670000000000003</c:v>
                </c:pt>
                <c:pt idx="4">
                  <c:v>0.84440000000000004</c:v>
                </c:pt>
                <c:pt idx="5">
                  <c:v>0.78890000000000005</c:v>
                </c:pt>
                <c:pt idx="6">
                  <c:v>0.73329999999999995</c:v>
                </c:pt>
                <c:pt idx="7">
                  <c:v>0.61109999999999998</c:v>
                </c:pt>
                <c:pt idx="8">
                  <c:v>0.4889</c:v>
                </c:pt>
                <c:pt idx="9">
                  <c:v>0.34439999999999998</c:v>
                </c:pt>
                <c:pt idx="10">
                  <c:v>0</c:v>
                </c:pt>
              </c:numCache>
            </c:numRef>
          </c:yVal>
          <c:smooth val="0"/>
          <c:extLst>
            <c:ext xmlns:c16="http://schemas.microsoft.com/office/drawing/2014/chart" uri="{C3380CC4-5D6E-409C-BE32-E72D297353CC}">
              <c16:uniqueId val="{00000003-82C0-674D-BCBB-47E378B43D9D}"/>
            </c:ext>
          </c:extLst>
        </c:ser>
        <c:ser>
          <c:idx val="2"/>
          <c:order val="2"/>
          <c:tx>
            <c:strRef>
              <c:f>ROCs!$B$45</c:f>
              <c:strCache>
                <c:ptCount val="1"/>
                <c:pt idx="0">
                  <c:v>Antenatal-ML</c:v>
                </c:pt>
              </c:strCache>
            </c:strRef>
          </c:tx>
          <c:marker>
            <c:symbol val="none"/>
          </c:marker>
          <c:xVal>
            <c:numRef>
              <c:f>ROCs!$J$61:$J$71</c:f>
              <c:numCache>
                <c:formatCode>0.00%</c:formatCode>
                <c:ptCount val="11"/>
                <c:pt idx="0">
                  <c:v>1</c:v>
                </c:pt>
                <c:pt idx="1">
                  <c:v>0.89959999999999996</c:v>
                </c:pt>
                <c:pt idx="2">
                  <c:v>0.79920000000000002</c:v>
                </c:pt>
                <c:pt idx="3">
                  <c:v>0.69890000000000008</c:v>
                </c:pt>
                <c:pt idx="4">
                  <c:v>0.5988</c:v>
                </c:pt>
                <c:pt idx="5">
                  <c:v>0.49850000000000005</c:v>
                </c:pt>
                <c:pt idx="6">
                  <c:v>0.39839999999999998</c:v>
                </c:pt>
                <c:pt idx="7">
                  <c:v>0.29820000000000002</c:v>
                </c:pt>
                <c:pt idx="8">
                  <c:v>0.19830000000000003</c:v>
                </c:pt>
                <c:pt idx="9">
                  <c:v>9.870000000000001E-2</c:v>
                </c:pt>
                <c:pt idx="10">
                  <c:v>0</c:v>
                </c:pt>
              </c:numCache>
            </c:numRef>
          </c:xVal>
          <c:yVal>
            <c:numRef>
              <c:f>ROCs!$E$61:$E$71</c:f>
              <c:numCache>
                <c:formatCode>0.00%</c:formatCode>
                <c:ptCount val="11"/>
                <c:pt idx="0">
                  <c:v>1</c:v>
                </c:pt>
                <c:pt idx="1">
                  <c:v>0.9778</c:v>
                </c:pt>
                <c:pt idx="2">
                  <c:v>0.9667</c:v>
                </c:pt>
                <c:pt idx="3">
                  <c:v>0.94440000000000002</c:v>
                </c:pt>
                <c:pt idx="4">
                  <c:v>0.87780000000000002</c:v>
                </c:pt>
                <c:pt idx="5">
                  <c:v>0.84440000000000004</c:v>
                </c:pt>
                <c:pt idx="6">
                  <c:v>0.75560000000000005</c:v>
                </c:pt>
                <c:pt idx="7">
                  <c:v>0.7</c:v>
                </c:pt>
                <c:pt idx="8">
                  <c:v>0.57779999999999998</c:v>
                </c:pt>
                <c:pt idx="9">
                  <c:v>0.38890000000000002</c:v>
                </c:pt>
                <c:pt idx="10">
                  <c:v>0</c:v>
                </c:pt>
              </c:numCache>
            </c:numRef>
          </c:yVal>
          <c:smooth val="1"/>
          <c:extLst>
            <c:ext xmlns:c16="http://schemas.microsoft.com/office/drawing/2014/chart" uri="{C3380CC4-5D6E-409C-BE32-E72D297353CC}">
              <c16:uniqueId val="{00000004-82C0-674D-BCBB-47E378B43D9D}"/>
            </c:ext>
          </c:extLst>
        </c:ser>
        <c:ser>
          <c:idx val="0"/>
          <c:order val="0"/>
          <c:tx>
            <c:strRef>
              <c:f>ROCs!$B$73</c:f>
              <c:strCache>
                <c:ptCount val="1"/>
                <c:pt idx="0">
                  <c:v>Intrapartum - ML</c:v>
                </c:pt>
              </c:strCache>
            </c:strRef>
          </c:tx>
          <c:marker>
            <c:symbol val="none"/>
          </c:marker>
          <c:xVal>
            <c:numRef>
              <c:f>ROCs!$J$75:$J$85</c:f>
              <c:numCache>
                <c:formatCode>0.00%</c:formatCode>
                <c:ptCount val="11"/>
                <c:pt idx="0">
                  <c:v>1</c:v>
                </c:pt>
                <c:pt idx="1">
                  <c:v>0.89949999999999997</c:v>
                </c:pt>
                <c:pt idx="2">
                  <c:v>0.79920000000000002</c:v>
                </c:pt>
                <c:pt idx="3">
                  <c:v>0.69879999999999998</c:v>
                </c:pt>
                <c:pt idx="4">
                  <c:v>0.59850000000000003</c:v>
                </c:pt>
                <c:pt idx="5">
                  <c:v>0.49819999999999998</c:v>
                </c:pt>
                <c:pt idx="6">
                  <c:v>0.39780000000000004</c:v>
                </c:pt>
                <c:pt idx="7">
                  <c:v>0.29749999999999999</c:v>
                </c:pt>
                <c:pt idx="8">
                  <c:v>0.19769999999999999</c:v>
                </c:pt>
                <c:pt idx="9">
                  <c:v>9.8300000000000054E-2</c:v>
                </c:pt>
                <c:pt idx="10">
                  <c:v>0</c:v>
                </c:pt>
              </c:numCache>
            </c:numRef>
          </c:xVal>
          <c:yVal>
            <c:numRef>
              <c:f>ROCs!$E$75:$E$85</c:f>
              <c:numCache>
                <c:formatCode>0.00%</c:formatCode>
                <c:ptCount val="11"/>
                <c:pt idx="0">
                  <c:v>1</c:v>
                </c:pt>
                <c:pt idx="1">
                  <c:v>1</c:v>
                </c:pt>
                <c:pt idx="2">
                  <c:v>0.9667</c:v>
                </c:pt>
                <c:pt idx="3">
                  <c:v>0.9556</c:v>
                </c:pt>
                <c:pt idx="4">
                  <c:v>0.93330000000000002</c:v>
                </c:pt>
                <c:pt idx="5">
                  <c:v>0.9</c:v>
                </c:pt>
                <c:pt idx="6">
                  <c:v>0.88890000000000002</c:v>
                </c:pt>
                <c:pt idx="7">
                  <c:v>0.84440000000000004</c:v>
                </c:pt>
                <c:pt idx="8">
                  <c:v>0.71109999999999995</c:v>
                </c:pt>
                <c:pt idx="9">
                  <c:v>0.4889</c:v>
                </c:pt>
                <c:pt idx="10">
                  <c:v>0</c:v>
                </c:pt>
              </c:numCache>
            </c:numRef>
          </c:yVal>
          <c:smooth val="1"/>
          <c:extLst>
            <c:ext xmlns:c16="http://schemas.microsoft.com/office/drawing/2014/chart" uri="{C3380CC4-5D6E-409C-BE32-E72D297353CC}">
              <c16:uniqueId val="{00000005-82C0-674D-BCBB-47E378B43D9D}"/>
            </c:ext>
          </c:extLst>
        </c:ser>
        <c:dLbls>
          <c:showLegendKey val="0"/>
          <c:showVal val="0"/>
          <c:showCatName val="0"/>
          <c:showSerName val="0"/>
          <c:showPercent val="0"/>
          <c:showBubbleSize val="0"/>
        </c:dLbls>
        <c:axId val="150927232"/>
        <c:axId val="199547520"/>
      </c:scatterChart>
      <c:valAx>
        <c:axId val="150927232"/>
        <c:scaling>
          <c:orientation val="minMax"/>
          <c:max val="1"/>
        </c:scaling>
        <c:delete val="0"/>
        <c:axPos val="b"/>
        <c:numFmt formatCode="0.00%" sourceLinked="1"/>
        <c:majorTickMark val="out"/>
        <c:minorTickMark val="none"/>
        <c:tickLblPos val="nextTo"/>
        <c:crossAx val="199547520"/>
        <c:crosses val="autoZero"/>
        <c:crossBetween val="midCat"/>
      </c:valAx>
      <c:valAx>
        <c:axId val="199547520"/>
        <c:scaling>
          <c:orientation val="minMax"/>
          <c:max val="1"/>
        </c:scaling>
        <c:delete val="0"/>
        <c:axPos val="l"/>
        <c:majorGridlines/>
        <c:numFmt formatCode="0.00%" sourceLinked="1"/>
        <c:majorTickMark val="out"/>
        <c:minorTickMark val="none"/>
        <c:tickLblPos val="nextTo"/>
        <c:crossAx val="150927232"/>
        <c:crosses val="autoZero"/>
        <c:crossBetween val="midCat"/>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0536-83FF-427A-8C08-9572AD18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Pages>
  <Words>16539</Words>
  <Characters>94275</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NBT</Company>
  <LinksUpToDate>false</LinksUpToDate>
  <CharactersWithSpaces>110593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Odd</dc:creator>
  <cp:lastModifiedBy>Matt Lyon</cp:lastModifiedBy>
  <cp:revision>91</cp:revision>
  <cp:lastPrinted>2020-01-16T12:50:00Z</cp:lastPrinted>
  <dcterms:created xsi:type="dcterms:W3CDTF">2020-01-16T13:53:00Z</dcterms:created>
  <dcterms:modified xsi:type="dcterms:W3CDTF">2020-11-03T15:30:00Z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ad0a5cd0-0309-36d1-b432-7f4d003f8074</vt:lpwstr>
  </property>
  <property fmtid="{D5CDD505-2E9C-101B-9397-08002B2CF9AE}" pid="24" name="Mendeley Citation Style_1">
    <vt:lpwstr>http://www.zotero.org/styles/nature</vt:lpwstr>
  </property>
</Properties>
</file>